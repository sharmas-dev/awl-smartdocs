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16DA" w14:textId="77777777" w:rsidR="00FB0DB9" w:rsidRPr="00A62D3C" w:rsidRDefault="00FB0DB9" w:rsidP="00965396">
      <w:pPr>
        <w:tabs>
          <w:tab w:val="left" w:pos="567"/>
        </w:tabs>
        <w:jc w:val="center"/>
        <w:outlineLvl w:val="0"/>
        <w:rPr>
          <w:rFonts w:ascii="Poppins" w:hAnsi="Poppins" w:cs="Poppins"/>
          <w:b/>
          <w:sz w:val="20"/>
          <w:szCs w:val="20"/>
          <w:lang w:val="es-ES_tradnl"/>
        </w:rPr>
      </w:pPr>
    </w:p>
    <w:p w14:paraId="7B976390" w14:textId="508D3B5C" w:rsidR="00FB0DB9" w:rsidRPr="00A62D3C" w:rsidRDefault="00FB0DB9" w:rsidP="00965396">
      <w:pPr>
        <w:tabs>
          <w:tab w:val="left" w:pos="567"/>
        </w:tabs>
        <w:jc w:val="center"/>
        <w:outlineLvl w:val="0"/>
        <w:rPr>
          <w:rFonts w:ascii="Poppins" w:hAnsi="Poppins" w:cs="Poppins"/>
          <w:b/>
          <w:sz w:val="20"/>
          <w:szCs w:val="20"/>
          <w:lang w:val="es-ES_tradnl"/>
        </w:rPr>
      </w:pPr>
      <w:r w:rsidRPr="00A62D3C">
        <w:rPr>
          <w:rFonts w:ascii="Poppins" w:hAnsi="Poppins" w:cs="Poppins"/>
          <w:b/>
          <w:sz w:val="20"/>
          <w:szCs w:val="20"/>
          <w:lang w:val="es-ES_tradnl"/>
        </w:rPr>
        <w:t>CONTRATO DE TRABAJO</w:t>
      </w:r>
      <w:r w:rsidR="00762B66" w:rsidRPr="00A62D3C">
        <w:rPr>
          <w:rFonts w:ascii="Poppins" w:hAnsi="Poppins" w:cs="Poppins"/>
          <w:b/>
          <w:sz w:val="20"/>
          <w:szCs w:val="20"/>
          <w:lang w:val="es-ES_tradnl"/>
        </w:rPr>
        <w:t xml:space="preserve"> </w:t>
      </w:r>
      <w:r w:rsidR="0054724C" w:rsidRPr="00A62D3C">
        <w:rPr>
          <w:rFonts w:ascii="Poppins" w:hAnsi="Poppins" w:cs="Poppins"/>
          <w:b/>
          <w:sz w:val="20"/>
          <w:szCs w:val="20"/>
          <w:lang w:val="es-ES_tradnl"/>
        </w:rPr>
        <w:t xml:space="preserve">PARA SERVICIO </w:t>
      </w:r>
      <w:r w:rsidR="00762B66" w:rsidRPr="00A62D3C">
        <w:rPr>
          <w:rFonts w:ascii="Poppins" w:hAnsi="Poppins" w:cs="Poppins"/>
          <w:b/>
          <w:sz w:val="20"/>
          <w:szCs w:val="20"/>
          <w:lang w:val="es-ES_tradnl"/>
        </w:rPr>
        <w:t>DOMÉSTICO</w:t>
      </w:r>
    </w:p>
    <w:p w14:paraId="79D37841" w14:textId="77777777" w:rsidR="00FB0DB9" w:rsidRPr="00A62D3C" w:rsidRDefault="00FB0DB9" w:rsidP="00965396">
      <w:pPr>
        <w:tabs>
          <w:tab w:val="left" w:pos="567"/>
        </w:tabs>
        <w:jc w:val="both"/>
        <w:rPr>
          <w:rFonts w:ascii="Poppins" w:hAnsi="Poppins" w:cs="Poppins"/>
          <w:sz w:val="20"/>
          <w:szCs w:val="20"/>
          <w:lang w:val="es-ES_tradnl"/>
        </w:rPr>
      </w:pPr>
    </w:p>
    <w:p w14:paraId="40B95A03" w14:textId="377130BA" w:rsidR="00FB0DB9" w:rsidRPr="00A62D3C" w:rsidRDefault="00FB0DB9" w:rsidP="00965396">
      <w:pPr>
        <w:tabs>
          <w:tab w:val="left" w:pos="567"/>
        </w:tabs>
        <w:jc w:val="both"/>
        <w:rPr>
          <w:rFonts w:ascii="Poppins" w:hAnsi="Poppins" w:cs="Poppins"/>
          <w:sz w:val="20"/>
          <w:szCs w:val="20"/>
          <w:lang w:val="es-ES_tradnl"/>
        </w:rPr>
      </w:pPr>
      <w:r w:rsidRPr="00A62D3C">
        <w:rPr>
          <w:rFonts w:ascii="Poppins" w:hAnsi="Poppins" w:cs="Poppins"/>
          <w:sz w:val="20"/>
          <w:szCs w:val="20"/>
          <w:lang w:val="es-ES_tradnl"/>
        </w:rPr>
        <w:t>Este contrato de trabajo (el “Contrato”) se su</w:t>
      </w:r>
      <w:del w:id="0" w:author="frayni@awl.com.do" w:date="2026-03-20T18:30:00Z" w16du:dateUtc="2026-03-20T22:30:00Z">
        <w:r w:rsidRPr="00A62D3C" w:rsidDel="00E90CFC">
          <w:rPr>
            <w:rFonts w:ascii="Poppins" w:hAnsi="Poppins" w:cs="Poppins"/>
            <w:sz w:val="20"/>
            <w:szCs w:val="20"/>
            <w:lang w:val="es-ES_tradnl"/>
          </w:rPr>
          <w:delText>b</w:delText>
        </w:r>
      </w:del>
      <w:r w:rsidRPr="00A62D3C">
        <w:rPr>
          <w:rFonts w:ascii="Poppins" w:hAnsi="Poppins" w:cs="Poppins"/>
          <w:sz w:val="20"/>
          <w:szCs w:val="20"/>
          <w:lang w:val="es-ES_tradnl"/>
        </w:rPr>
        <w:t>scribe en la fecha indicada al final del documento</w:t>
      </w:r>
      <w:r w:rsidR="00057CE6" w:rsidRPr="00A62D3C">
        <w:rPr>
          <w:rFonts w:ascii="Poppins" w:hAnsi="Poppins" w:cs="Poppins"/>
          <w:sz w:val="20"/>
          <w:szCs w:val="20"/>
          <w:lang w:val="es-ES_tradnl"/>
        </w:rPr>
        <w:t>,</w:t>
      </w:r>
      <w:r w:rsidRPr="00A62D3C">
        <w:rPr>
          <w:rFonts w:ascii="Poppins" w:hAnsi="Poppins" w:cs="Poppins"/>
          <w:sz w:val="20"/>
          <w:szCs w:val="20"/>
          <w:lang w:val="es-ES_tradnl"/>
        </w:rPr>
        <w:t xml:space="preserve"> entre:</w:t>
      </w:r>
    </w:p>
    <w:p w14:paraId="21BEFD6F" w14:textId="77777777" w:rsidR="00FB0DB9" w:rsidRPr="00A62D3C" w:rsidRDefault="00FB0DB9" w:rsidP="00965396">
      <w:pPr>
        <w:tabs>
          <w:tab w:val="left" w:pos="567"/>
        </w:tabs>
        <w:jc w:val="both"/>
        <w:rPr>
          <w:rFonts w:ascii="Poppins" w:hAnsi="Poppins" w:cs="Poppins"/>
          <w:sz w:val="20"/>
          <w:szCs w:val="20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2"/>
        <w:gridCol w:w="5093"/>
      </w:tblGrid>
      <w:tr w:rsidR="00762B66" w:rsidRPr="00A62D3C" w14:paraId="62BAD0EE" w14:textId="77777777" w:rsidTr="00762B66">
        <w:tc>
          <w:tcPr>
            <w:tcW w:w="9085" w:type="dxa"/>
            <w:gridSpan w:val="2"/>
          </w:tcPr>
          <w:p w14:paraId="730A06FB" w14:textId="0585DD60" w:rsidR="00762B66" w:rsidRPr="00A62D3C" w:rsidRDefault="00762B66" w:rsidP="00057CE6">
            <w:pPr>
              <w:tabs>
                <w:tab w:val="left" w:pos="567"/>
              </w:tabs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>Nombre completo:</w:t>
            </w:r>
            <w:r w:rsidR="00057CE6"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 xml:space="preserve"> </w:t>
            </w:r>
            <w:r w:rsidR="002F7235" w:rsidRPr="00A62D3C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shd w:val="clear" w:color="auto" w:fill="FFFF00"/>
                <w:lang w:val="es-DO"/>
              </w:rPr>
              <w:t xml:space="preserve">[INSERT EMPLOYER </w:t>
            </w:r>
            <w:r w:rsidR="001531AE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shd w:val="clear" w:color="auto" w:fill="FFFF00"/>
                <w:lang w:val="es-DO"/>
              </w:rPr>
              <w:t>FULL</w:t>
            </w:r>
            <w:r w:rsidR="002F7235" w:rsidRPr="00A62D3C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shd w:val="clear" w:color="auto" w:fill="FFFF00"/>
                <w:lang w:val="es-DO"/>
              </w:rPr>
              <w:t xml:space="preserve"> NAME]</w:t>
            </w:r>
            <w:r w:rsidR="002F7235"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lang w:val="es-DO"/>
              </w:rPr>
              <w:t>,</w:t>
            </w:r>
            <w:r w:rsidR="002F7235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</w:t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(en lo adelante</w:t>
            </w:r>
            <w:r w:rsidR="00057CE6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,</w:t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</w:t>
            </w:r>
            <w:r w:rsidR="002F7235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el</w:t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“</w:t>
            </w:r>
            <w:commentRangeStart w:id="1"/>
            <w:commentRangeStart w:id="2"/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Empleador</w:t>
            </w:r>
            <w:commentRangeEnd w:id="1"/>
            <w:r w:rsidR="00A62D3C" w:rsidRPr="00A62D3C">
              <w:rPr>
                <w:rStyle w:val="Refdecomentario"/>
                <w:rFonts w:ascii="Poppins" w:hAnsi="Poppins" w:cs="Poppins"/>
                <w:sz w:val="20"/>
                <w:szCs w:val="20"/>
                <w:lang w:val="es-ES_tradnl"/>
              </w:rPr>
              <w:commentReference w:id="1"/>
            </w:r>
            <w:commentRangeEnd w:id="2"/>
            <w:r w:rsidR="00E90CFC" w:rsidRPr="00A62D3C">
              <w:rPr>
                <w:rStyle w:val="Refdecomentario"/>
                <w:rFonts w:ascii="Poppins" w:hAnsi="Poppins" w:cs="Poppins"/>
                <w:sz w:val="20"/>
                <w:szCs w:val="20"/>
                <w:lang w:val="es-ES_tradnl"/>
              </w:rPr>
              <w:commentReference w:id="2"/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”)</w:t>
            </w:r>
          </w:p>
        </w:tc>
      </w:tr>
      <w:tr w:rsidR="00762B66" w:rsidRPr="00E90CFC" w14:paraId="41ACD47C" w14:textId="77777777" w:rsidTr="00762B66">
        <w:tc>
          <w:tcPr>
            <w:tcW w:w="3992" w:type="dxa"/>
          </w:tcPr>
          <w:p w14:paraId="2CF31D8B" w14:textId="7ECEA694" w:rsidR="00762B66" w:rsidRPr="00A62D3C" w:rsidRDefault="00D63ADF" w:rsidP="00965396">
            <w:pPr>
              <w:tabs>
                <w:tab w:val="left" w:pos="567"/>
              </w:tabs>
              <w:jc w:val="both"/>
              <w:rPr>
                <w:rFonts w:ascii="Poppins" w:hAnsi="Poppins" w:cs="Poppins"/>
                <w:sz w:val="20"/>
                <w:szCs w:val="20"/>
                <w:lang w:val="en-US"/>
              </w:rPr>
            </w:pPr>
            <w:ins w:id="3" w:author="frayni@awl.com.do" w:date="2026-03-20T18:35:00Z" w16du:dateUtc="2026-03-20T22:35:00Z">
              <w:r w:rsidRPr="00DA3D98">
                <w:rPr>
                  <w:rFonts w:ascii="Poppins" w:hAnsi="Poppins" w:cs="Poppins"/>
                  <w:b/>
                  <w:bCs/>
                  <w:sz w:val="20"/>
                  <w:szCs w:val="20"/>
                  <w:highlight w:val="yellow"/>
                  <w:lang w:val="en-US"/>
                  <w:rPrChange w:id="4" w:author="frayni@awl.com.do" w:date="2026-03-20T18:36:00Z" w16du:dateUtc="2026-03-20T22:36:00Z">
                    <w:rPr>
                      <w:rFonts w:ascii="Poppins" w:hAnsi="Poppins" w:cs="Poppins"/>
                      <w:b/>
                      <w:bCs/>
                      <w:sz w:val="20"/>
                      <w:szCs w:val="20"/>
                      <w:lang w:val="en-US"/>
                    </w:rPr>
                  </w:rPrChange>
                </w:rPr>
                <w:t>[Insert employe</w:t>
              </w:r>
            </w:ins>
            <w:ins w:id="5" w:author="frayni@awl.com.do" w:date="2026-03-20T18:36:00Z" w16du:dateUtc="2026-03-20T22:36:00Z">
              <w:r w:rsidR="00DA3D98" w:rsidRPr="00DA3D98">
                <w:rPr>
                  <w:rFonts w:ascii="Poppins" w:hAnsi="Poppins" w:cs="Poppins"/>
                  <w:b/>
                  <w:bCs/>
                  <w:sz w:val="20"/>
                  <w:szCs w:val="20"/>
                  <w:highlight w:val="yellow"/>
                  <w:lang w:val="en-US"/>
                  <w:rPrChange w:id="6" w:author="frayni@awl.com.do" w:date="2026-03-20T18:36:00Z" w16du:dateUtc="2026-03-20T22:36:00Z">
                    <w:rPr>
                      <w:rFonts w:ascii="Poppins" w:hAnsi="Poppins" w:cs="Poppins"/>
                      <w:b/>
                      <w:bCs/>
                      <w:sz w:val="20"/>
                      <w:szCs w:val="20"/>
                      <w:lang w:val="en-US"/>
                    </w:rPr>
                  </w:rPrChange>
                </w:rPr>
                <w:t>r</w:t>
              </w:r>
            </w:ins>
            <w:ins w:id="7" w:author="frayni@awl.com.do" w:date="2026-03-20T18:35:00Z" w16du:dateUtc="2026-03-20T22:35:00Z">
              <w:r w:rsidRPr="00DA3D98">
                <w:rPr>
                  <w:rFonts w:ascii="Poppins" w:hAnsi="Poppins" w:cs="Poppins"/>
                  <w:b/>
                  <w:bCs/>
                  <w:sz w:val="20"/>
                  <w:szCs w:val="20"/>
                  <w:highlight w:val="yellow"/>
                  <w:lang w:val="en-US"/>
                  <w:rPrChange w:id="8" w:author="frayni@awl.com.do" w:date="2026-03-20T18:36:00Z" w16du:dateUtc="2026-03-20T22:36:00Z">
                    <w:rPr>
                      <w:rFonts w:ascii="Poppins" w:hAnsi="Poppins" w:cs="Poppins"/>
                      <w:b/>
                      <w:bCs/>
                      <w:sz w:val="20"/>
                      <w:szCs w:val="20"/>
                      <w:lang w:val="en-US"/>
                    </w:rPr>
                  </w:rPrChange>
                </w:rPr>
                <w:t xml:space="preserve"> ID type: "Cédula:" / "Pasaporte:"]</w:t>
              </w:r>
              <w:r w:rsidRPr="00D63ADF">
                <w:rPr>
                  <w:rFonts w:ascii="Poppins" w:hAnsi="Poppins" w:cs="Poppins"/>
                  <w:b/>
                  <w:bCs/>
                  <w:sz w:val="20"/>
                  <w:szCs w:val="20"/>
                  <w:lang w:val="en-US"/>
                </w:rPr>
                <w:t xml:space="preserve"> </w:t>
              </w:r>
            </w:ins>
            <w:del w:id="9" w:author="frayni@awl.com.do" w:date="2026-03-20T18:35:00Z" w16du:dateUtc="2026-03-20T22:35:00Z">
              <w:r w:rsidR="00762B66" w:rsidRPr="00A62D3C" w:rsidDel="00D63ADF">
                <w:rPr>
                  <w:rFonts w:ascii="Poppins" w:hAnsi="Poppins" w:cs="Poppins"/>
                  <w:b/>
                  <w:bCs/>
                  <w:sz w:val="20"/>
                  <w:szCs w:val="20"/>
                  <w:lang w:val="en-US"/>
                </w:rPr>
                <w:delText>Cédula:</w:delText>
              </w:r>
              <w:r w:rsidR="00762B66" w:rsidRPr="00A62D3C" w:rsidDel="00D63ADF">
                <w:rPr>
                  <w:rFonts w:ascii="Poppins" w:hAnsi="Poppins" w:cs="Poppins"/>
                  <w:sz w:val="20"/>
                  <w:szCs w:val="20"/>
                  <w:lang w:val="en-US"/>
                </w:rPr>
                <w:delText xml:space="preserve"> </w:delText>
              </w:r>
            </w:del>
            <w:r w:rsidR="002F7235"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n-US"/>
              </w:rPr>
              <w:t>[Insert employer ID number]</w:t>
            </w:r>
          </w:p>
        </w:tc>
        <w:tc>
          <w:tcPr>
            <w:tcW w:w="5093" w:type="dxa"/>
          </w:tcPr>
          <w:p w14:paraId="5E07CBD9" w14:textId="38CE8323" w:rsidR="00762B66" w:rsidRPr="00A62D3C" w:rsidRDefault="00762B66" w:rsidP="00965396">
            <w:pPr>
              <w:tabs>
                <w:tab w:val="left" w:pos="567"/>
              </w:tabs>
              <w:jc w:val="both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A62D3C">
              <w:rPr>
                <w:rFonts w:ascii="Poppins" w:hAnsi="Poppins" w:cs="Poppins"/>
                <w:b/>
                <w:sz w:val="20"/>
                <w:szCs w:val="20"/>
                <w:lang w:val="en-US"/>
              </w:rPr>
              <w:t>Dirección:</w:t>
            </w:r>
            <w:r w:rsidR="00057CE6" w:rsidRPr="00A62D3C">
              <w:rPr>
                <w:rFonts w:ascii="Poppins" w:hAnsi="Poppins" w:cs="Poppins"/>
                <w:b/>
                <w:sz w:val="20"/>
                <w:szCs w:val="20"/>
                <w:lang w:val="en-US"/>
              </w:rPr>
              <w:t xml:space="preserve"> </w:t>
            </w:r>
            <w:r w:rsidR="002F7235"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n-US"/>
              </w:rPr>
              <w:t>[Insert employer full address]</w:t>
            </w:r>
          </w:p>
          <w:p w14:paraId="6C242503" w14:textId="77777777" w:rsidR="00762B66" w:rsidRPr="00A62D3C" w:rsidRDefault="00762B66" w:rsidP="00965396">
            <w:pPr>
              <w:tabs>
                <w:tab w:val="left" w:pos="567"/>
              </w:tabs>
              <w:jc w:val="both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</w:tc>
      </w:tr>
    </w:tbl>
    <w:p w14:paraId="131225EE" w14:textId="77777777" w:rsidR="00FB0DB9" w:rsidRPr="00A62D3C" w:rsidRDefault="00FB0DB9" w:rsidP="00965396">
      <w:pPr>
        <w:tabs>
          <w:tab w:val="left" w:pos="567"/>
        </w:tabs>
        <w:jc w:val="both"/>
        <w:rPr>
          <w:rFonts w:ascii="Poppins" w:hAnsi="Poppins" w:cs="Poppins"/>
          <w:sz w:val="20"/>
          <w:szCs w:val="20"/>
          <w:lang w:val="en-US"/>
        </w:rPr>
      </w:pPr>
    </w:p>
    <w:p w14:paraId="3A45E232" w14:textId="77777777" w:rsidR="00FB0DB9" w:rsidRPr="00A62D3C" w:rsidRDefault="00FB0DB9" w:rsidP="00965396">
      <w:pPr>
        <w:tabs>
          <w:tab w:val="left" w:pos="567"/>
        </w:tabs>
        <w:jc w:val="both"/>
        <w:rPr>
          <w:rFonts w:ascii="Poppins" w:hAnsi="Poppins" w:cs="Poppins"/>
          <w:sz w:val="20"/>
          <w:szCs w:val="20"/>
        </w:rPr>
      </w:pPr>
      <w:r w:rsidRPr="00A62D3C">
        <w:rPr>
          <w:rFonts w:ascii="Poppins" w:hAnsi="Poppins" w:cs="Poppins"/>
          <w:sz w:val="20"/>
          <w:szCs w:val="20"/>
        </w:rPr>
        <w:t>De la otra parte:</w:t>
      </w:r>
    </w:p>
    <w:p w14:paraId="26035DA0" w14:textId="77777777" w:rsidR="00FB0DB9" w:rsidRPr="00A62D3C" w:rsidRDefault="00FB0DB9" w:rsidP="00965396">
      <w:pPr>
        <w:tabs>
          <w:tab w:val="left" w:pos="567"/>
        </w:tabs>
        <w:jc w:val="both"/>
        <w:rPr>
          <w:rFonts w:ascii="Poppins" w:hAnsi="Poppins" w:cs="Poppins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8"/>
        <w:gridCol w:w="5097"/>
      </w:tblGrid>
      <w:tr w:rsidR="00762B66" w:rsidRPr="00A62D3C" w14:paraId="59BDF425" w14:textId="77777777" w:rsidTr="00454ABE">
        <w:tc>
          <w:tcPr>
            <w:tcW w:w="9311" w:type="dxa"/>
            <w:gridSpan w:val="2"/>
          </w:tcPr>
          <w:p w14:paraId="470D0678" w14:textId="407EA691" w:rsidR="00FB0DB9" w:rsidRPr="00A62D3C" w:rsidRDefault="00FB0DB9" w:rsidP="00057CE6">
            <w:pPr>
              <w:tabs>
                <w:tab w:val="left" w:pos="567"/>
              </w:tabs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>Nombre completo:</w:t>
            </w:r>
            <w:r w:rsidR="00057CE6"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 xml:space="preserve"> </w:t>
            </w:r>
            <w:r w:rsidR="002F7235" w:rsidRPr="00A62D3C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shd w:val="clear" w:color="auto" w:fill="FFFF00"/>
                <w:lang w:val="es-DO"/>
              </w:rPr>
              <w:t>[INSERT EMPLOYEE FULL NAME]</w:t>
            </w:r>
            <w:r w:rsidR="002F7235"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lang w:val="es-DO"/>
              </w:rPr>
              <w:t xml:space="preserve">, </w:t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(en lo adelante</w:t>
            </w:r>
            <w:r w:rsidR="00057CE6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,</w:t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la “</w:t>
            </w:r>
            <w:commentRangeStart w:id="10"/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Trabajadora</w:t>
            </w:r>
            <w:commentRangeEnd w:id="10"/>
            <w:r w:rsidR="00A62D3C" w:rsidRPr="00A62D3C">
              <w:rPr>
                <w:rStyle w:val="Refdecomentario"/>
                <w:rFonts w:ascii="Poppins" w:hAnsi="Poppins" w:cs="Poppins"/>
                <w:sz w:val="20"/>
                <w:szCs w:val="20"/>
                <w:lang w:val="es-ES_tradnl"/>
              </w:rPr>
              <w:commentReference w:id="10"/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”)</w:t>
            </w:r>
          </w:p>
        </w:tc>
      </w:tr>
      <w:tr w:rsidR="00762B66" w:rsidRPr="00A62D3C" w14:paraId="1D0B260C" w14:textId="77777777" w:rsidTr="00454ABE">
        <w:tc>
          <w:tcPr>
            <w:tcW w:w="4077" w:type="dxa"/>
          </w:tcPr>
          <w:p w14:paraId="674C2560" w14:textId="4BCC141B" w:rsidR="00FB0DB9" w:rsidRPr="00A62D3C" w:rsidRDefault="00FB0DB9" w:rsidP="00965396">
            <w:pPr>
              <w:tabs>
                <w:tab w:val="left" w:pos="567"/>
              </w:tabs>
              <w:jc w:val="both"/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>Nacionalidad:</w:t>
            </w:r>
            <w:r w:rsidR="002F7235"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 xml:space="preserve"> </w:t>
            </w:r>
            <w:r w:rsidR="002F7235"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s-DO"/>
              </w:rPr>
              <w:t>[Insert employee nationality]</w:t>
            </w:r>
          </w:p>
        </w:tc>
        <w:tc>
          <w:tcPr>
            <w:tcW w:w="5234" w:type="dxa"/>
          </w:tcPr>
          <w:p w14:paraId="713F1B67" w14:textId="646A69DE" w:rsidR="00FB0DB9" w:rsidRPr="00A62D3C" w:rsidRDefault="00FB0DB9" w:rsidP="00057CE6">
            <w:pPr>
              <w:tabs>
                <w:tab w:val="left" w:pos="567"/>
              </w:tabs>
              <w:jc w:val="both"/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>Estado civil:</w:t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</w:t>
            </w:r>
            <w:r w:rsidR="002F7235"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s-DO"/>
              </w:rPr>
              <w:t>[Insert employee marital status: "casado(a)" / "soltero(a)"]</w:t>
            </w:r>
          </w:p>
        </w:tc>
      </w:tr>
      <w:tr w:rsidR="00762B66" w:rsidRPr="00A62D3C" w14:paraId="3571B035" w14:textId="77777777" w:rsidTr="00454ABE">
        <w:tc>
          <w:tcPr>
            <w:tcW w:w="4077" w:type="dxa"/>
          </w:tcPr>
          <w:p w14:paraId="7A504E72" w14:textId="30C987EE" w:rsidR="00FB0DB9" w:rsidRPr="00A62D3C" w:rsidRDefault="00FB0DB9" w:rsidP="00057CE6">
            <w:pPr>
              <w:tabs>
                <w:tab w:val="left" w:pos="567"/>
              </w:tabs>
              <w:jc w:val="both"/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>Edad:</w:t>
            </w:r>
            <w:r w:rsidR="00057CE6"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 xml:space="preserve"> </w:t>
            </w:r>
            <w:r w:rsidR="00762B66" w:rsidRPr="00A62D3C">
              <w:rPr>
                <w:rFonts w:ascii="Poppins" w:hAnsi="Poppins" w:cs="Poppins"/>
                <w:sz w:val="20"/>
                <w:szCs w:val="20"/>
                <w:highlight w:val="yellow"/>
                <w:lang w:val="es-ES_tradnl"/>
              </w:rPr>
              <w:t>[</w:t>
            </w:r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ES_tradnl"/>
              </w:rPr>
              <w:t>I</w:t>
            </w:r>
            <w:r w:rsidR="002F7235" w:rsidRPr="00A62D3C">
              <w:rPr>
                <w:rFonts w:ascii="Poppins" w:hAnsi="Poppins" w:cs="Poppins"/>
                <w:sz w:val="20"/>
                <w:szCs w:val="20"/>
                <w:highlight w:val="yellow"/>
                <w:lang w:val="es-ES_tradnl"/>
              </w:rPr>
              <w:t>nsert employee age</w:t>
            </w:r>
            <w:r w:rsidR="00762B66" w:rsidRPr="00A62D3C">
              <w:rPr>
                <w:rFonts w:ascii="Poppins" w:hAnsi="Poppins" w:cs="Poppins"/>
                <w:sz w:val="20"/>
                <w:szCs w:val="20"/>
                <w:highlight w:val="yellow"/>
                <w:lang w:val="es-ES_tradnl"/>
              </w:rPr>
              <w:t>]</w:t>
            </w:r>
          </w:p>
        </w:tc>
        <w:tc>
          <w:tcPr>
            <w:tcW w:w="5234" w:type="dxa"/>
          </w:tcPr>
          <w:p w14:paraId="6D4CC6C0" w14:textId="32878D34" w:rsidR="00FB0DB9" w:rsidRPr="00A62D3C" w:rsidRDefault="00FB0DB9" w:rsidP="00057CE6">
            <w:pPr>
              <w:tabs>
                <w:tab w:val="left" w:pos="567"/>
              </w:tabs>
              <w:jc w:val="both"/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>Sexo:</w:t>
            </w:r>
            <w:r w:rsidR="00057CE6"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 xml:space="preserve"> </w:t>
            </w:r>
            <w:r w:rsidR="002F7235" w:rsidRPr="00A62D3C">
              <w:rPr>
                <w:rFonts w:ascii="Poppins" w:hAnsi="Poppins" w:cs="Poppins"/>
                <w:sz w:val="20"/>
                <w:szCs w:val="20"/>
                <w:highlight w:val="yellow"/>
                <w:lang w:val="es-ES_tradnl"/>
              </w:rPr>
              <w:t>[Insert employee gender]</w:t>
            </w:r>
          </w:p>
        </w:tc>
      </w:tr>
      <w:tr w:rsidR="00762B66" w:rsidRPr="00E90CFC" w14:paraId="7E4683F0" w14:textId="77777777" w:rsidTr="00454ABE">
        <w:tc>
          <w:tcPr>
            <w:tcW w:w="4077" w:type="dxa"/>
          </w:tcPr>
          <w:p w14:paraId="6581AFDA" w14:textId="074A1F73" w:rsidR="00FB0DB9" w:rsidRPr="00A62D3C" w:rsidRDefault="00D63ADF" w:rsidP="00965396">
            <w:pPr>
              <w:tabs>
                <w:tab w:val="left" w:pos="567"/>
              </w:tabs>
              <w:jc w:val="both"/>
              <w:rPr>
                <w:rFonts w:ascii="Poppins" w:hAnsi="Poppins" w:cs="Poppins"/>
                <w:sz w:val="20"/>
                <w:szCs w:val="20"/>
                <w:lang w:val="en-US"/>
              </w:rPr>
            </w:pPr>
            <w:ins w:id="11" w:author="frayni@awl.com.do" w:date="2026-03-20T18:35:00Z" w16du:dateUtc="2026-03-20T22:35:00Z">
              <w:r w:rsidRPr="00D63ADF">
                <w:rPr>
                  <w:rFonts w:ascii="Poppins" w:hAnsi="Poppins" w:cs="Poppins"/>
                  <w:b/>
                  <w:bCs/>
                  <w:sz w:val="20"/>
                  <w:szCs w:val="20"/>
                  <w:highlight w:val="yellow"/>
                  <w:lang w:val="en-US"/>
                  <w:rPrChange w:id="12" w:author="frayni@awl.com.do" w:date="2026-03-20T18:35:00Z" w16du:dateUtc="2026-03-20T22:35:00Z">
                    <w:rPr>
                      <w:rFonts w:ascii="Poppins" w:hAnsi="Poppins" w:cs="Poppins"/>
                      <w:b/>
                      <w:bCs/>
                      <w:sz w:val="20"/>
                      <w:szCs w:val="20"/>
                      <w:lang w:val="en-US"/>
                    </w:rPr>
                  </w:rPrChange>
                </w:rPr>
                <w:t>[Insert employee ID type: "Cédula</w:t>
              </w:r>
              <w:r>
                <w:rPr>
                  <w:rFonts w:ascii="Poppins" w:hAnsi="Poppins" w:cs="Poppins"/>
                  <w:b/>
                  <w:bCs/>
                  <w:sz w:val="20"/>
                  <w:szCs w:val="20"/>
                  <w:highlight w:val="yellow"/>
                  <w:lang w:val="en-US"/>
                </w:rPr>
                <w:t>:</w:t>
              </w:r>
              <w:r w:rsidRPr="00D63ADF">
                <w:rPr>
                  <w:rFonts w:ascii="Poppins" w:hAnsi="Poppins" w:cs="Poppins"/>
                  <w:b/>
                  <w:bCs/>
                  <w:sz w:val="20"/>
                  <w:szCs w:val="20"/>
                  <w:highlight w:val="yellow"/>
                  <w:lang w:val="en-US"/>
                  <w:rPrChange w:id="13" w:author="frayni@awl.com.do" w:date="2026-03-20T18:35:00Z" w16du:dateUtc="2026-03-20T22:35:00Z">
                    <w:rPr>
                      <w:rFonts w:ascii="Poppins" w:hAnsi="Poppins" w:cs="Poppins"/>
                      <w:b/>
                      <w:bCs/>
                      <w:sz w:val="20"/>
                      <w:szCs w:val="20"/>
                      <w:lang w:val="en-US"/>
                    </w:rPr>
                  </w:rPrChange>
                </w:rPr>
                <w:t>" / "Pasaporte</w:t>
              </w:r>
              <w:r>
                <w:rPr>
                  <w:rFonts w:ascii="Poppins" w:hAnsi="Poppins" w:cs="Poppins"/>
                  <w:b/>
                  <w:bCs/>
                  <w:sz w:val="20"/>
                  <w:szCs w:val="20"/>
                  <w:highlight w:val="yellow"/>
                  <w:lang w:val="en-US"/>
                </w:rPr>
                <w:t>:</w:t>
              </w:r>
              <w:r w:rsidRPr="00D63ADF">
                <w:rPr>
                  <w:rFonts w:ascii="Poppins" w:hAnsi="Poppins" w:cs="Poppins"/>
                  <w:b/>
                  <w:bCs/>
                  <w:sz w:val="20"/>
                  <w:szCs w:val="20"/>
                  <w:highlight w:val="yellow"/>
                  <w:lang w:val="en-US"/>
                  <w:rPrChange w:id="14" w:author="frayni@awl.com.do" w:date="2026-03-20T18:35:00Z" w16du:dateUtc="2026-03-20T22:35:00Z">
                    <w:rPr>
                      <w:rFonts w:ascii="Poppins" w:hAnsi="Poppins" w:cs="Poppins"/>
                      <w:b/>
                      <w:bCs/>
                      <w:sz w:val="20"/>
                      <w:szCs w:val="20"/>
                      <w:lang w:val="en-US"/>
                    </w:rPr>
                  </w:rPrChange>
                </w:rPr>
                <w:t>"]</w:t>
              </w:r>
              <w:r w:rsidRPr="00D63ADF" w:rsidDel="00D63ADF">
                <w:rPr>
                  <w:rFonts w:ascii="Poppins" w:hAnsi="Poppins" w:cs="Poppins"/>
                  <w:b/>
                  <w:bCs/>
                  <w:sz w:val="20"/>
                  <w:szCs w:val="20"/>
                  <w:lang w:val="en-US"/>
                </w:rPr>
                <w:t xml:space="preserve"> </w:t>
              </w:r>
            </w:ins>
            <w:del w:id="15" w:author="frayni@awl.com.do" w:date="2026-03-20T18:35:00Z" w16du:dateUtc="2026-03-20T22:35:00Z">
              <w:r w:rsidR="00FB0DB9" w:rsidRPr="00A62D3C" w:rsidDel="00D63ADF">
                <w:rPr>
                  <w:rFonts w:ascii="Poppins" w:hAnsi="Poppins" w:cs="Poppins"/>
                  <w:b/>
                  <w:bCs/>
                  <w:sz w:val="20"/>
                  <w:szCs w:val="20"/>
                  <w:lang w:val="en-US"/>
                </w:rPr>
                <w:delText>Cédula:</w:delText>
              </w:r>
              <w:r w:rsidR="00FB0DB9" w:rsidRPr="00A62D3C" w:rsidDel="00D63ADF">
                <w:rPr>
                  <w:rFonts w:ascii="Poppins" w:hAnsi="Poppins" w:cs="Poppins"/>
                  <w:sz w:val="20"/>
                  <w:szCs w:val="20"/>
                  <w:lang w:val="en-US"/>
                </w:rPr>
                <w:delText xml:space="preserve"> </w:delText>
              </w:r>
            </w:del>
            <w:r w:rsidR="002F7235"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n-US"/>
              </w:rPr>
              <w:t>[Insert employee ID number]</w:t>
            </w:r>
          </w:p>
        </w:tc>
        <w:tc>
          <w:tcPr>
            <w:tcW w:w="5234" w:type="dxa"/>
          </w:tcPr>
          <w:p w14:paraId="11C2A258" w14:textId="614A47E3" w:rsidR="00FB0DB9" w:rsidRPr="00A62D3C" w:rsidRDefault="00FB0DB9" w:rsidP="00057CE6">
            <w:pPr>
              <w:tabs>
                <w:tab w:val="left" w:pos="567"/>
              </w:tabs>
              <w:jc w:val="both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A62D3C">
              <w:rPr>
                <w:rFonts w:ascii="Poppins" w:hAnsi="Poppins" w:cs="Poppins"/>
                <w:b/>
                <w:sz w:val="20"/>
                <w:szCs w:val="20"/>
                <w:lang w:val="en-US"/>
              </w:rPr>
              <w:t>Dirección:</w:t>
            </w:r>
            <w:r w:rsidR="00057CE6" w:rsidRPr="00A62D3C">
              <w:rPr>
                <w:rFonts w:ascii="Poppins" w:hAnsi="Poppins" w:cs="Poppins"/>
                <w:b/>
                <w:sz w:val="20"/>
                <w:szCs w:val="20"/>
                <w:lang w:val="en-US"/>
              </w:rPr>
              <w:t xml:space="preserve"> </w:t>
            </w:r>
            <w:r w:rsidR="002F7235"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n-US"/>
              </w:rPr>
              <w:t>[Insert employee full address]</w:t>
            </w:r>
          </w:p>
          <w:p w14:paraId="11F1A4A8" w14:textId="68038C2C" w:rsidR="00057CE6" w:rsidRPr="00A62D3C" w:rsidRDefault="00057CE6" w:rsidP="00057CE6">
            <w:pPr>
              <w:tabs>
                <w:tab w:val="left" w:pos="567"/>
              </w:tabs>
              <w:jc w:val="both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</w:tc>
      </w:tr>
    </w:tbl>
    <w:p w14:paraId="7B606382" w14:textId="77777777" w:rsidR="00B14D5B" w:rsidRPr="00A62D3C" w:rsidRDefault="00B14D5B" w:rsidP="00965396">
      <w:pPr>
        <w:tabs>
          <w:tab w:val="left" w:pos="567"/>
        </w:tabs>
        <w:jc w:val="both"/>
        <w:rPr>
          <w:rFonts w:ascii="Poppins" w:eastAsia="MS Mincho" w:hAnsi="Poppins" w:cs="Poppins"/>
          <w:sz w:val="20"/>
          <w:szCs w:val="20"/>
          <w:lang w:val="en-US"/>
        </w:rPr>
      </w:pPr>
    </w:p>
    <w:p w14:paraId="32D1366C" w14:textId="04B5E1E6" w:rsidR="00FB0DB9" w:rsidRPr="00A62D3C" w:rsidRDefault="00FB0DB9" w:rsidP="00965396">
      <w:pPr>
        <w:tabs>
          <w:tab w:val="left" w:pos="567"/>
        </w:tabs>
        <w:jc w:val="both"/>
        <w:rPr>
          <w:rFonts w:ascii="Poppins" w:eastAsia="MS Mincho" w:hAnsi="Poppins" w:cs="Poppins"/>
          <w:sz w:val="20"/>
          <w:szCs w:val="20"/>
          <w:lang w:val="es-ES_tradnl"/>
        </w:rPr>
      </w:pPr>
      <w:r w:rsidRPr="00A62D3C">
        <w:rPr>
          <w:rFonts w:ascii="Poppins" w:eastAsia="MS Mincho" w:hAnsi="Poppins" w:cs="Poppins"/>
          <w:sz w:val="20"/>
          <w:szCs w:val="20"/>
          <w:lang w:val="es-ES_tradnl"/>
        </w:rPr>
        <w:t xml:space="preserve">Cuando </w:t>
      </w:r>
      <w:r w:rsidR="002F7235" w:rsidRPr="00A62D3C">
        <w:rPr>
          <w:rFonts w:ascii="Poppins" w:eastAsia="MS Mincho" w:hAnsi="Poppins" w:cs="Poppins"/>
          <w:sz w:val="20"/>
          <w:szCs w:val="20"/>
          <w:lang w:val="es-ES_tradnl"/>
        </w:rPr>
        <w:t>el</w:t>
      </w:r>
      <w:r w:rsidRPr="00A62D3C">
        <w:rPr>
          <w:rFonts w:ascii="Poppins" w:eastAsia="MS Mincho" w:hAnsi="Poppins" w:cs="Poppins"/>
          <w:sz w:val="20"/>
          <w:szCs w:val="20"/>
          <w:lang w:val="es-ES_tradnl"/>
        </w:rPr>
        <w:t xml:space="preserve"> Empleador y la Trabajadora sean designados de manera conjunta</w:t>
      </w:r>
      <w:r w:rsidRPr="00A62D3C">
        <w:rPr>
          <w:rFonts w:ascii="Poppins" w:eastAsia="MS Mincho" w:hAnsi="Poppins" w:cs="Poppins"/>
          <w:bCs/>
          <w:sz w:val="20"/>
          <w:szCs w:val="20"/>
          <w:lang w:val="es-ES_tradnl"/>
        </w:rPr>
        <w:t>,</w:t>
      </w:r>
      <w:r w:rsidRPr="00A62D3C">
        <w:rPr>
          <w:rFonts w:ascii="Poppins" w:eastAsia="MS Mincho" w:hAnsi="Poppins" w:cs="Poppins"/>
          <w:sz w:val="20"/>
          <w:szCs w:val="20"/>
          <w:lang w:val="es-ES_tradnl"/>
        </w:rPr>
        <w:t xml:space="preserve"> se denominarán</w:t>
      </w:r>
      <w:r w:rsidR="00762B66" w:rsidRPr="00A62D3C">
        <w:rPr>
          <w:rFonts w:ascii="Poppins" w:eastAsia="MS Mincho" w:hAnsi="Poppins" w:cs="Poppins"/>
          <w:sz w:val="20"/>
          <w:szCs w:val="20"/>
          <w:lang w:val="es-ES_tradnl"/>
        </w:rPr>
        <w:t xml:space="preserve"> </w:t>
      </w:r>
      <w:r w:rsidRPr="00A62D3C">
        <w:rPr>
          <w:rFonts w:ascii="Poppins" w:eastAsia="MS Mincho" w:hAnsi="Poppins" w:cs="Poppins"/>
          <w:sz w:val="20"/>
          <w:szCs w:val="20"/>
          <w:lang w:val="es-ES_tradnl"/>
        </w:rPr>
        <w:t xml:space="preserve">las “Partes”. </w:t>
      </w:r>
    </w:p>
    <w:p w14:paraId="1F219BFD" w14:textId="77777777" w:rsidR="00FB0DB9" w:rsidRPr="00A62D3C" w:rsidRDefault="00FB0DB9" w:rsidP="00965396">
      <w:pPr>
        <w:tabs>
          <w:tab w:val="left" w:pos="567"/>
        </w:tabs>
        <w:jc w:val="both"/>
        <w:rPr>
          <w:rFonts w:ascii="Poppins" w:eastAsia="MS Mincho" w:hAnsi="Poppins" w:cs="Poppins"/>
          <w:sz w:val="20"/>
          <w:szCs w:val="20"/>
          <w:lang w:val="es-ES_tradnl"/>
        </w:rPr>
      </w:pPr>
    </w:p>
    <w:p w14:paraId="6769E8B6" w14:textId="0C672584" w:rsidR="00FB0DB9" w:rsidRPr="00A62D3C" w:rsidRDefault="00FB0DB9" w:rsidP="00057CE6">
      <w:pPr>
        <w:tabs>
          <w:tab w:val="left" w:pos="567"/>
        </w:tabs>
        <w:jc w:val="both"/>
        <w:rPr>
          <w:rFonts w:ascii="Poppins" w:hAnsi="Poppins" w:cs="Poppins"/>
          <w:bCs/>
          <w:sz w:val="20"/>
          <w:szCs w:val="20"/>
          <w:lang w:val="es-ES_tradnl"/>
        </w:rPr>
      </w:pPr>
      <w:r w:rsidRPr="00A62D3C">
        <w:rPr>
          <w:rFonts w:ascii="Poppins" w:eastAsia="MS Mincho" w:hAnsi="Poppins" w:cs="Poppins"/>
          <w:sz w:val="20"/>
          <w:szCs w:val="20"/>
          <w:lang w:val="es-ES_tradnl"/>
        </w:rPr>
        <w:t xml:space="preserve">Las Partes </w:t>
      </w:r>
      <w:r w:rsidRPr="00A62D3C">
        <w:rPr>
          <w:rFonts w:ascii="Poppins" w:hAnsi="Poppins" w:cs="Poppins"/>
          <w:bCs/>
          <w:sz w:val="20"/>
          <w:szCs w:val="20"/>
          <w:lang w:val="es-ES_tradnl"/>
        </w:rPr>
        <w:t>reconocen que las reglas aplicables a su relación de trabajo son las siguientes:</w:t>
      </w:r>
    </w:p>
    <w:p w14:paraId="651189F9" w14:textId="77777777" w:rsidR="00FB0DB9" w:rsidRPr="00A62D3C" w:rsidRDefault="00FB0DB9" w:rsidP="00965396">
      <w:pPr>
        <w:tabs>
          <w:tab w:val="left" w:pos="567"/>
          <w:tab w:val="left" w:pos="2196"/>
          <w:tab w:val="center" w:pos="4128"/>
          <w:tab w:val="left" w:pos="4320"/>
          <w:tab w:val="left" w:pos="6427"/>
        </w:tabs>
        <w:outlineLvl w:val="0"/>
        <w:rPr>
          <w:rFonts w:ascii="Poppins" w:hAnsi="Poppins" w:cs="Poppins"/>
          <w:sz w:val="20"/>
          <w:szCs w:val="20"/>
          <w:lang w:val="es-ES_tradnl"/>
        </w:rPr>
      </w:pPr>
    </w:p>
    <w:tbl>
      <w:tblPr>
        <w:tblW w:w="92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660"/>
      </w:tblGrid>
      <w:tr w:rsidR="00762B66" w:rsidRPr="00E90CFC" w14:paraId="67FB102E" w14:textId="77777777" w:rsidTr="00454ABE">
        <w:tc>
          <w:tcPr>
            <w:tcW w:w="2610" w:type="dxa"/>
          </w:tcPr>
          <w:p w14:paraId="6CE6F8F6" w14:textId="4F7CAA84" w:rsidR="00FB0DB9" w:rsidRPr="00A62D3C" w:rsidRDefault="00FB0DB9" w:rsidP="00965396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outlineLvl w:val="0"/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 xml:space="preserve">1. Fecha de inicio </w:t>
            </w:r>
          </w:p>
        </w:tc>
        <w:tc>
          <w:tcPr>
            <w:tcW w:w="6660" w:type="dxa"/>
          </w:tcPr>
          <w:p w14:paraId="56BE9230" w14:textId="1EAB90B2" w:rsidR="00FB0DB9" w:rsidRPr="00A62D3C" w:rsidRDefault="002F7235" w:rsidP="00B14D5B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jc w:val="both"/>
              <w:outlineLvl w:val="0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n-US"/>
              </w:rPr>
              <w:t>[Insert start date: "[day] de [month] de [year]"]</w:t>
            </w:r>
          </w:p>
        </w:tc>
      </w:tr>
      <w:tr w:rsidR="00DF386A" w:rsidRPr="00A62D3C" w14:paraId="63A80921" w14:textId="77777777" w:rsidTr="00220D0A">
        <w:tc>
          <w:tcPr>
            <w:tcW w:w="2610" w:type="dxa"/>
          </w:tcPr>
          <w:p w14:paraId="676C6EC2" w14:textId="3CE71E91" w:rsidR="00DF386A" w:rsidRPr="00A62D3C" w:rsidRDefault="00DF386A" w:rsidP="00220D0A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outlineLvl w:val="0"/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>2. Lugar de trabajo</w:t>
            </w:r>
          </w:p>
          <w:p w14:paraId="45E1E6A9" w14:textId="77777777" w:rsidR="00DF386A" w:rsidRPr="00A62D3C" w:rsidRDefault="00DF386A" w:rsidP="00220D0A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outlineLvl w:val="0"/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6660" w:type="dxa"/>
          </w:tcPr>
          <w:p w14:paraId="065AC79A" w14:textId="5F65F475" w:rsidR="00DF386A" w:rsidRPr="00A62D3C" w:rsidRDefault="00DF386A" w:rsidP="00220D0A">
            <w:pPr>
              <w:jc w:val="both"/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sz w:val="20"/>
                <w:szCs w:val="20"/>
              </w:rPr>
              <w:t>La Trabajadora prestará sus servicios en el hogar de</w:t>
            </w:r>
            <w:r w:rsidR="002F7235" w:rsidRPr="00A62D3C">
              <w:rPr>
                <w:rFonts w:ascii="Poppins" w:hAnsi="Poppins" w:cs="Poppins"/>
                <w:sz w:val="20"/>
                <w:szCs w:val="20"/>
              </w:rPr>
              <w:t>l</w:t>
            </w:r>
            <w:r w:rsidRPr="00A62D3C">
              <w:rPr>
                <w:rFonts w:ascii="Poppins" w:hAnsi="Poppins" w:cs="Poppins"/>
                <w:sz w:val="20"/>
                <w:szCs w:val="20"/>
              </w:rPr>
              <w:t xml:space="preserve"> Empleador, ubicado en la dirección indicada en el encabezado, pudiendo requerírsele su traslado a otro lugar en cualquier momento. </w:t>
            </w:r>
          </w:p>
        </w:tc>
      </w:tr>
      <w:tr w:rsidR="00DF386A" w:rsidRPr="00A62D3C" w14:paraId="31018B90" w14:textId="77777777" w:rsidTr="00220D0A">
        <w:tc>
          <w:tcPr>
            <w:tcW w:w="2610" w:type="dxa"/>
          </w:tcPr>
          <w:p w14:paraId="7BF1F89C" w14:textId="2B13B88A" w:rsidR="00DF386A" w:rsidRPr="00A62D3C" w:rsidRDefault="00DF386A" w:rsidP="00220D0A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outlineLvl w:val="0"/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>3. Horario de trabajo</w:t>
            </w:r>
          </w:p>
        </w:tc>
        <w:tc>
          <w:tcPr>
            <w:tcW w:w="6660" w:type="dxa"/>
          </w:tcPr>
          <w:p w14:paraId="0CDB70A3" w14:textId="1BE70448" w:rsidR="00DF386A" w:rsidRPr="00A62D3C" w:rsidRDefault="002F7235" w:rsidP="00220D0A">
            <w:pPr>
              <w:jc w:val="both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n-US"/>
              </w:rPr>
              <w:t>[Insert work schedule: "lunes a viernes, de 9:00 a.m. a 6:00 p.m." / "[days</w:t>
            </w:r>
            <w:r w:rsidRPr="007427D1">
              <w:rPr>
                <w:rFonts w:ascii="Poppins" w:eastAsia="Times New Roman" w:hAnsi="Poppins" w:cs="Poppins"/>
                <w:color w:val="000000"/>
                <w:sz w:val="20"/>
                <w:szCs w:val="20"/>
                <w:highlight w:val="yellow"/>
                <w:shd w:val="clear" w:color="auto" w:fill="FFFF00"/>
                <w:lang w:val="en-US"/>
              </w:rPr>
              <w:t>]</w:t>
            </w:r>
            <w:r w:rsidRPr="007427D1">
              <w:rPr>
                <w:rFonts w:ascii="Poppins" w:eastAsia="Times New Roman" w:hAnsi="Poppins" w:cs="Poppins"/>
                <w:color w:val="000000"/>
                <w:sz w:val="20"/>
                <w:szCs w:val="20"/>
                <w:highlight w:val="yellow"/>
                <w:lang w:val="en-US"/>
              </w:rPr>
              <w:t>, de [start time] a [end time]"]</w:t>
            </w:r>
          </w:p>
          <w:p w14:paraId="597CC959" w14:textId="6D1D2E8A" w:rsidR="00DF386A" w:rsidRPr="00A62D3C" w:rsidRDefault="00DF386A" w:rsidP="00220D0A">
            <w:pPr>
              <w:jc w:val="both"/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>La Trabajadora deberá prestar sus servicios</w:t>
            </w:r>
            <w:r w:rsidR="00A62D3C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 xml:space="preserve"> durante su horario de trabajo</w:t>
            </w:r>
            <w:r w:rsidRPr="00A62D3C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 xml:space="preserve"> aun </w:t>
            </w:r>
            <w:r w:rsidR="00A62D3C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>cuando coincida con</w:t>
            </w:r>
            <w:r w:rsidRPr="00A62D3C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 xml:space="preserve"> días feriados. </w:t>
            </w:r>
            <w:r w:rsidR="002F7235" w:rsidRPr="00A62D3C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>El</w:t>
            </w:r>
            <w:r w:rsidRPr="00A62D3C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 xml:space="preserve"> Empleador podrá requerirle prestar servicios fuera del horario acordado, en cuyo caso le pagará el equivalente a las horas extraordinarias laboradas, junto con su próxim</w:t>
            </w:r>
            <w:r w:rsidR="00A62D3C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>o</w:t>
            </w:r>
            <w:r w:rsidRPr="00A62D3C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 xml:space="preserve"> </w:t>
            </w:r>
            <w:r w:rsidR="00A62D3C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>pago de salario.</w:t>
            </w:r>
          </w:p>
          <w:p w14:paraId="234534A6" w14:textId="4957E736" w:rsidR="00DF386A" w:rsidRPr="00A62D3C" w:rsidRDefault="002F7235" w:rsidP="00220D0A">
            <w:pPr>
              <w:jc w:val="both"/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>El</w:t>
            </w:r>
            <w:r w:rsidR="00DF386A"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Empleador podrá conceder</w:t>
            </w:r>
            <w:r w:rsidR="00A62D3C">
              <w:rPr>
                <w:rFonts w:ascii="Poppins" w:hAnsi="Poppins" w:cs="Poppins"/>
                <w:bCs/>
                <w:sz w:val="20"/>
                <w:szCs w:val="20"/>
              </w:rPr>
              <w:t>le a la Trabajadora</w:t>
            </w:r>
            <w:r w:rsidR="00DF386A" w:rsidRPr="00A62D3C">
              <w:rPr>
                <w:rFonts w:ascii="Poppins" w:hAnsi="Poppins" w:cs="Poppins"/>
                <w:bCs/>
                <w:sz w:val="20"/>
                <w:szCs w:val="20"/>
              </w:rPr>
              <w:t>, de manera discrecional, permisos especiales, con o sin disfrute de salario, tales como por diligencias médicas, trámites personales u otros.</w:t>
            </w:r>
          </w:p>
        </w:tc>
      </w:tr>
      <w:tr w:rsidR="00762B66" w:rsidRPr="00A62D3C" w14:paraId="4501C1AD" w14:textId="77777777" w:rsidTr="00454ABE">
        <w:tc>
          <w:tcPr>
            <w:tcW w:w="2610" w:type="dxa"/>
          </w:tcPr>
          <w:p w14:paraId="25A89F43" w14:textId="15767668" w:rsidR="00FB0DB9" w:rsidRPr="00A62D3C" w:rsidRDefault="00DF386A" w:rsidP="00965396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outlineLvl w:val="0"/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>4</w:t>
            </w:r>
            <w:r w:rsidR="00FB0DB9"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>. Funciones y responsabilidades de</w:t>
            </w:r>
            <w:r w:rsidR="00B14D5B"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 xml:space="preserve"> </w:t>
            </w:r>
            <w:r w:rsidR="00FB0DB9"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>l</w:t>
            </w:r>
            <w:r w:rsidR="00B14D5B"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>a</w:t>
            </w:r>
            <w:r w:rsidR="00FB0DB9"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 xml:space="preserve"> Trabajador</w:t>
            </w:r>
            <w:r w:rsidR="00B14D5B"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>a</w:t>
            </w:r>
          </w:p>
        </w:tc>
        <w:tc>
          <w:tcPr>
            <w:tcW w:w="6660" w:type="dxa"/>
          </w:tcPr>
          <w:p w14:paraId="46870619" w14:textId="161212A0" w:rsidR="00FB0DB9" w:rsidRPr="00A62D3C" w:rsidRDefault="00057CE6" w:rsidP="00B14D5B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jc w:val="both"/>
              <w:outlineLvl w:val="0"/>
              <w:rPr>
                <w:rFonts w:ascii="Poppins" w:hAnsi="Poppins" w:cs="Poppins"/>
                <w:bCs/>
                <w:sz w:val="20"/>
                <w:szCs w:val="20"/>
              </w:rPr>
            </w:pP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La </w:t>
            </w:r>
            <w:r w:rsidR="00D47F3F">
              <w:rPr>
                <w:rFonts w:ascii="Poppins" w:hAnsi="Poppins" w:cs="Poppins"/>
                <w:bCs/>
                <w:sz w:val="20"/>
                <w:szCs w:val="20"/>
              </w:rPr>
              <w:t>T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>rabajadora se compromete a realizar, de manera diligente y responsable, las labores propias del servicio doméstico en el hogar del Empleador, entre las cuales se incluyen</w:t>
            </w:r>
            <w:r w:rsidR="007451CE"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las siguientes: </w:t>
            </w:r>
            <w:r w:rsidR="00417B80"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s-DO"/>
              </w:rPr>
              <w:t xml:space="preserve">[Insert primary responsibility: "Realizar las funciones propias del </w:t>
            </w:r>
            <w:r w:rsidR="00417B80"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s-DO"/>
              </w:rPr>
              <w:lastRenderedPageBreak/>
              <w:t>cargo de [position title], incluyendo [specific duties]"]</w:t>
            </w:r>
            <w:r w:rsidR="00417B80"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lang w:val="es-DO"/>
              </w:rPr>
              <w:t xml:space="preserve">; </w:t>
            </w:r>
            <w:r w:rsidR="00B14D5B" w:rsidRPr="00A62D3C">
              <w:rPr>
                <w:rFonts w:ascii="Poppins" w:hAnsi="Poppins" w:cs="Poppins"/>
                <w:b/>
                <w:sz w:val="20"/>
                <w:szCs w:val="20"/>
              </w:rPr>
              <w:t>i.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</w:t>
            </w:r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Limpieza y mantenimiento, incluyendo barrer, trapear, limpiar muebles, baños, cocina y demás áreas de</w:t>
            </w:r>
            <w:r w:rsidR="007451CE"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l hogar</w:t>
            </w:r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.</w:t>
            </w:r>
            <w:r w:rsidR="00B14D5B"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 xml:space="preserve"> </w:t>
            </w:r>
            <w:r w:rsidR="00B14D5B" w:rsidRPr="00A62D3C"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  <w:lang w:val="es-DO"/>
              </w:rPr>
              <w:t>ii.</w:t>
            </w:r>
            <w:r w:rsidR="007451CE"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 xml:space="preserve"> </w:t>
            </w:r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Lavado, secado, planchado y organización de ropa, ropa de cama, toallas y prendas de uso diario del hogar.</w:t>
            </w:r>
            <w:r w:rsidR="00B14D5B"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 xml:space="preserve"> </w:t>
            </w:r>
            <w:r w:rsidR="00B14D5B" w:rsidRPr="00A62D3C"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  <w:lang w:val="es-DO"/>
              </w:rPr>
              <w:t xml:space="preserve">iii. </w:t>
            </w:r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Preparación de alimentos, conforme a las instrucciones de</w:t>
            </w:r>
            <w:r w:rsidR="007451CE"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 xml:space="preserve"> </w:t>
            </w:r>
            <w:commentRangeStart w:id="16"/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l</w:t>
            </w:r>
            <w:r w:rsidR="007451CE"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a</w:t>
            </w:r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 xml:space="preserve"> </w:t>
            </w:r>
            <w:r w:rsidR="007451CE"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E</w:t>
            </w:r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mpleador</w:t>
            </w:r>
            <w:r w:rsidR="007451CE"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a</w:t>
            </w:r>
            <w:commentRangeEnd w:id="16"/>
            <w:r w:rsidR="00E90CFC" w:rsidRPr="00A62D3C">
              <w:rPr>
                <w:rStyle w:val="Refdecomentario"/>
                <w:rFonts w:ascii="Poppins" w:hAnsi="Poppins" w:cs="Poppins"/>
                <w:sz w:val="20"/>
                <w:szCs w:val="20"/>
                <w:highlight w:val="yellow"/>
                <w:lang w:val="es-DO"/>
              </w:rPr>
              <w:commentReference w:id="16"/>
            </w:r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 xml:space="preserve">, así como la limpieza y orden de </w:t>
            </w:r>
            <w:r w:rsidR="007451CE"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los</w:t>
            </w:r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 xml:space="preserve"> utensilios utilizados.</w:t>
            </w:r>
            <w:r w:rsidR="00B14D5B"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 xml:space="preserve"> </w:t>
            </w:r>
            <w:r w:rsidR="00B14D5B" w:rsidRPr="00A62D3C"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  <w:lang w:val="es-DO"/>
              </w:rPr>
              <w:t xml:space="preserve">iv. </w:t>
            </w:r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Organización general del hogar.</w:t>
            </w:r>
            <w:r w:rsidR="00B14D5B"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 xml:space="preserve"> </w:t>
            </w:r>
            <w:r w:rsidR="00B14D5B" w:rsidRPr="00A62D3C"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  <w:lang w:val="es-DO"/>
              </w:rPr>
              <w:t xml:space="preserve">v. </w:t>
            </w:r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Cuidado de niños</w:t>
            </w:r>
            <w:r w:rsidR="007451CE"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,</w:t>
            </w:r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 xml:space="preserve"> incluyendo supervisión, asistencia básica y </w:t>
            </w:r>
            <w:commentRangeStart w:id="17"/>
            <w:commentRangeStart w:id="18"/>
            <w:r w:rsidRPr="00A62D3C">
              <w:rPr>
                <w:rFonts w:ascii="Poppins" w:hAnsi="Poppins" w:cs="Poppins"/>
                <w:sz w:val="20"/>
                <w:szCs w:val="20"/>
                <w:highlight w:val="yellow"/>
                <w:lang w:val="es-DO"/>
              </w:rPr>
              <w:t>acompañamiento</w:t>
            </w:r>
            <w:commentRangeEnd w:id="17"/>
            <w:r w:rsidR="00756F40" w:rsidRPr="00A62D3C">
              <w:rPr>
                <w:rStyle w:val="Refdecomentario"/>
                <w:rFonts w:ascii="Poppins" w:hAnsi="Poppins" w:cs="Poppins"/>
                <w:sz w:val="20"/>
                <w:szCs w:val="20"/>
                <w:lang w:val="es-DO"/>
              </w:rPr>
              <w:commentReference w:id="17"/>
            </w:r>
            <w:commentRangeEnd w:id="18"/>
            <w:r w:rsidR="00E90CFC" w:rsidRPr="00A62D3C">
              <w:rPr>
                <w:rStyle w:val="Refdecomentario"/>
                <w:rFonts w:ascii="Poppins" w:hAnsi="Poppins" w:cs="Poppins"/>
                <w:sz w:val="20"/>
                <w:szCs w:val="20"/>
                <w:lang w:val="es-DO"/>
              </w:rPr>
              <w:commentReference w:id="18"/>
            </w:r>
            <w:r w:rsidR="007451CE" w:rsidRPr="00A62D3C">
              <w:rPr>
                <w:rFonts w:ascii="Poppins" w:hAnsi="Poppins" w:cs="Poppins"/>
                <w:sz w:val="20"/>
                <w:szCs w:val="20"/>
                <w:lang w:val="es-DO"/>
              </w:rPr>
              <w:t>.</w:t>
            </w:r>
            <w:r w:rsidR="00B14D5B" w:rsidRPr="00A62D3C">
              <w:rPr>
                <w:rFonts w:ascii="Poppins" w:hAnsi="Poppins" w:cs="Poppins"/>
                <w:sz w:val="20"/>
                <w:szCs w:val="20"/>
                <w:lang w:val="es-DO"/>
              </w:rPr>
              <w:t xml:space="preserve"> </w:t>
            </w:r>
            <w:r w:rsidR="00B14D5B" w:rsidRPr="00A62D3C">
              <w:rPr>
                <w:rFonts w:ascii="Poppins" w:hAnsi="Poppins" w:cs="Poppins"/>
                <w:b/>
                <w:bCs/>
                <w:sz w:val="20"/>
                <w:szCs w:val="20"/>
                <w:lang w:val="es-DO"/>
              </w:rPr>
              <w:t xml:space="preserve">vi. </w:t>
            </w:r>
            <w:r w:rsidRPr="00A62D3C">
              <w:rPr>
                <w:rFonts w:ascii="Poppins" w:hAnsi="Poppins" w:cs="Poppins"/>
                <w:sz w:val="20"/>
                <w:szCs w:val="20"/>
                <w:lang w:val="es-DO"/>
              </w:rPr>
              <w:t xml:space="preserve">Cualquier otra tarea doméstica compatible con </w:t>
            </w:r>
            <w:r w:rsidR="00041AE0" w:rsidRPr="00A62D3C">
              <w:rPr>
                <w:rFonts w:ascii="Poppins" w:hAnsi="Poppins" w:cs="Poppins"/>
                <w:sz w:val="20"/>
                <w:szCs w:val="20"/>
                <w:lang w:val="es-DO"/>
              </w:rPr>
              <w:t>su</w:t>
            </w:r>
            <w:r w:rsidRPr="00A62D3C">
              <w:rPr>
                <w:rFonts w:ascii="Poppins" w:hAnsi="Poppins" w:cs="Poppins"/>
                <w:sz w:val="20"/>
                <w:szCs w:val="20"/>
                <w:lang w:val="es-DO"/>
              </w:rPr>
              <w:t xml:space="preserve"> trabajo, acordada entre las </w:t>
            </w:r>
            <w:r w:rsidR="007451CE" w:rsidRPr="00A62D3C">
              <w:rPr>
                <w:rFonts w:ascii="Poppins" w:hAnsi="Poppins" w:cs="Poppins"/>
                <w:sz w:val="20"/>
                <w:szCs w:val="20"/>
                <w:lang w:val="es-DO"/>
              </w:rPr>
              <w:t>P</w:t>
            </w:r>
            <w:r w:rsidRPr="00A62D3C">
              <w:rPr>
                <w:rFonts w:ascii="Poppins" w:hAnsi="Poppins" w:cs="Poppins"/>
                <w:sz w:val="20"/>
                <w:szCs w:val="20"/>
                <w:lang w:val="es-DO"/>
              </w:rPr>
              <w:t>artes.</w:t>
            </w:r>
          </w:p>
        </w:tc>
      </w:tr>
      <w:tr w:rsidR="00762B66" w:rsidRPr="00A62D3C" w14:paraId="50CE8BEE" w14:textId="77777777" w:rsidTr="00454ABE">
        <w:tc>
          <w:tcPr>
            <w:tcW w:w="2610" w:type="dxa"/>
          </w:tcPr>
          <w:p w14:paraId="6F6FE675" w14:textId="7FD84635" w:rsidR="00FB0DB9" w:rsidRPr="00A62D3C" w:rsidRDefault="00DF386A" w:rsidP="00965396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outlineLvl w:val="0"/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lastRenderedPageBreak/>
              <w:t>5</w:t>
            </w:r>
            <w:r w:rsidR="00FB0DB9"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 xml:space="preserve">. Salario </w:t>
            </w:r>
          </w:p>
        </w:tc>
        <w:tc>
          <w:tcPr>
            <w:tcW w:w="6660" w:type="dxa"/>
          </w:tcPr>
          <w:p w14:paraId="199A4F64" w14:textId="6D099DFD" w:rsidR="00FB0DB9" w:rsidRPr="00A62D3C" w:rsidRDefault="00417B80" w:rsidP="007451CE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jc w:val="both"/>
              <w:outlineLvl w:val="0"/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shd w:val="clear" w:color="auto" w:fill="FFFF00"/>
                <w:lang w:val="es-DO"/>
              </w:rPr>
              <w:t>[Insert salary in words]</w:t>
            </w:r>
            <w:r w:rsidRPr="00A62D3C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val="es-DO"/>
              </w:rPr>
              <w:t xml:space="preserve"> (</w:t>
            </w:r>
            <w:r w:rsidRPr="00A62D3C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shd w:val="clear" w:color="auto" w:fill="FFFF00"/>
                <w:lang w:val="es-DO"/>
              </w:rPr>
              <w:t>[Insert salary amount with currency: "RD</w:t>
            </w: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s-DO"/>
              </w:rPr>
              <w:t>XX,XXX.00"/"US</w:t>
            </w:r>
            <w:r w:rsidRPr="00A62D3C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shd w:val="clear" w:color="auto" w:fill="FFFF00"/>
                <w:lang w:val="es-DO"/>
              </w:rPr>
              <w:t>X,XXX.00"]</w:t>
            </w:r>
            <w:r w:rsidRPr="00A62D3C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val="es-DO"/>
              </w:rPr>
              <w:t>)</w:t>
            </w: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lang w:val="es-DO"/>
              </w:rPr>
              <w:t xml:space="preserve"> </w:t>
            </w: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s-DO"/>
              </w:rPr>
              <w:t>[Insert payment frequency: "mensuales" / "quincenales" / "semanales"]</w:t>
            </w: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lang w:val="es-DO"/>
              </w:rPr>
              <w:t xml:space="preserve">, que será pagado </w:t>
            </w: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s-DO"/>
              </w:rPr>
              <w:t>[Insert payment schedule: "en dos partidas, los días 15 y 30 de cada mes" / "cada quince (15) días" / "semanalmente, cada viernes"]</w:t>
            </w:r>
            <w:r w:rsidR="00965396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.</w:t>
            </w:r>
          </w:p>
          <w:p w14:paraId="2453EA3F" w14:textId="77777777" w:rsidR="005B29A0" w:rsidRPr="00A62D3C" w:rsidRDefault="005B29A0" w:rsidP="007451CE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jc w:val="both"/>
              <w:outlineLvl w:val="0"/>
              <w:rPr>
                <w:rFonts w:ascii="Poppins" w:hAnsi="Poppins" w:cs="Poppins"/>
                <w:sz w:val="20"/>
                <w:szCs w:val="20"/>
                <w:lang w:val="es-ES_tradnl"/>
              </w:rPr>
            </w:pPr>
          </w:p>
          <w:p w14:paraId="5158A569" w14:textId="4C54149D" w:rsidR="00756F40" w:rsidRPr="00A62D3C" w:rsidRDefault="00756F40" w:rsidP="007451CE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jc w:val="both"/>
              <w:outlineLvl w:val="0"/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La Trabajadora podrá solicitar préstamos o adelantos de su salario</w:t>
            </w:r>
            <w:r w:rsidR="005B29A0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,</w:t>
            </w:r>
            <w:r w:rsidR="005B29A0" w:rsidRPr="00A62D3C">
              <w:rPr>
                <w:rFonts w:ascii="Poppins" w:hAnsi="Poppins" w:cs="Poppins"/>
                <w:sz w:val="20"/>
                <w:szCs w:val="20"/>
              </w:rPr>
              <w:t xml:space="preserve"> lo cual podrá ser concedido o no por </w:t>
            </w:r>
            <w:r w:rsidR="00417B80" w:rsidRPr="00A62D3C">
              <w:rPr>
                <w:rFonts w:ascii="Poppins" w:hAnsi="Poppins" w:cs="Poppins"/>
                <w:sz w:val="20"/>
                <w:szCs w:val="20"/>
              </w:rPr>
              <w:t>el</w:t>
            </w:r>
            <w:r w:rsidR="005B29A0" w:rsidRPr="00A62D3C">
              <w:rPr>
                <w:rFonts w:ascii="Poppins" w:hAnsi="Poppins" w:cs="Poppins"/>
                <w:sz w:val="20"/>
                <w:szCs w:val="20"/>
              </w:rPr>
              <w:t xml:space="preserve"> Empleador, discrecionalmente</w:t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. </w:t>
            </w:r>
            <w:r w:rsidR="005B29A0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En caso de que </w:t>
            </w:r>
            <w:r w:rsidR="00417B80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el</w:t>
            </w:r>
            <w:r w:rsidR="005B29A0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Empleador acceda a otorgar un préstamo o adelanto, el monto podrá ser descontado de forma gradual de los salarios futuros de la Trabajadora o de cualquier suma que </w:t>
            </w:r>
            <w:r w:rsidR="00417B80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el</w:t>
            </w:r>
            <w:r w:rsidR="005B29A0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Empleador le adeude, en la forma y condiciones que las Partes acuerden en ese momento.</w:t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</w:t>
            </w:r>
          </w:p>
        </w:tc>
      </w:tr>
      <w:tr w:rsidR="00762B66" w:rsidRPr="00A62D3C" w14:paraId="6A939900" w14:textId="77777777" w:rsidTr="00454ABE">
        <w:tc>
          <w:tcPr>
            <w:tcW w:w="2610" w:type="dxa"/>
          </w:tcPr>
          <w:p w14:paraId="1EDAFAB0" w14:textId="51BDF71D" w:rsidR="00FB0DB9" w:rsidRPr="00A62D3C" w:rsidRDefault="00DF386A" w:rsidP="00965396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outlineLvl w:val="0"/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>6</w:t>
            </w:r>
            <w:r w:rsidR="00FB0DB9"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>. Otros beneficios</w:t>
            </w:r>
          </w:p>
        </w:tc>
        <w:tc>
          <w:tcPr>
            <w:tcW w:w="6660" w:type="dxa"/>
          </w:tcPr>
          <w:p w14:paraId="082B7645" w14:textId="700E4029" w:rsidR="0054724C" w:rsidRPr="00A62D3C" w:rsidRDefault="0054724C" w:rsidP="002E37DA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jc w:val="both"/>
              <w:outlineLvl w:val="0"/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Salario de Navidad, </w:t>
            </w:r>
            <w:r w:rsidR="00DF386A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pagadero a más tardar los días </w:t>
            </w:r>
            <w:ins w:id="19" w:author="frayni@awl.com.do" w:date="2026-03-20T18:27:00Z" w16du:dateUtc="2026-03-20T22:27:00Z">
              <w:r w:rsidR="00E90CFC">
                <w:rPr>
                  <w:rFonts w:ascii="Poppins" w:hAnsi="Poppins" w:cs="Poppins"/>
                  <w:sz w:val="20"/>
                  <w:szCs w:val="20"/>
                  <w:lang w:val="es-ES_tradnl"/>
                </w:rPr>
                <w:t>veinte (</w:t>
              </w:r>
            </w:ins>
            <w:r w:rsidR="00DF386A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20</w:t>
            </w:r>
            <w:ins w:id="20" w:author="frayni@awl.com.do" w:date="2026-03-20T18:27:00Z" w16du:dateUtc="2026-03-20T22:27:00Z">
              <w:r w:rsidR="00E90CFC">
                <w:rPr>
                  <w:rFonts w:ascii="Poppins" w:hAnsi="Poppins" w:cs="Poppins"/>
                  <w:sz w:val="20"/>
                  <w:szCs w:val="20"/>
                  <w:lang w:val="es-ES_tradnl"/>
                </w:rPr>
                <w:t>)</w:t>
              </w:r>
            </w:ins>
            <w:r w:rsidR="00DF386A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de diciembre de cada año, </w:t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equivalente a la doceava parte de la suma de dinero recibida por la Trabajadora durante todo el año calendario en curso</w:t>
            </w:r>
            <w:r w:rsidR="00DF386A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. </w:t>
            </w:r>
          </w:p>
          <w:p w14:paraId="2C70337E" w14:textId="673810E6" w:rsidR="00FB0DB9" w:rsidRPr="00A62D3C" w:rsidRDefault="00417B80" w:rsidP="002E37DA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jc w:val="both"/>
              <w:outlineLvl w:val="0"/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lang w:val="es-DO"/>
              </w:rPr>
              <w:t>[</w:t>
            </w: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s-DO"/>
              </w:rPr>
              <w:t>IF WITH ADDITIONAL BENEFITS</w:t>
            </w: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lang w:val="es-DO"/>
              </w:rPr>
              <w:t>: "</w:t>
            </w:r>
            <w:commentRangeStart w:id="21"/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lang w:val="es-DO"/>
              </w:rPr>
              <w:t xml:space="preserve">LA TRABAJADORA </w:t>
            </w:r>
            <w:commentRangeEnd w:id="21"/>
            <w:r w:rsidR="00E90CFC" w:rsidRPr="00A62D3C">
              <w:rPr>
                <w:rStyle w:val="Refdecomentario"/>
                <w:rFonts w:ascii="Poppins" w:eastAsia="Times New Roman" w:hAnsi="Poppins" w:cs="Poppins"/>
                <w:color w:val="000000"/>
                <w:sz w:val="20"/>
                <w:szCs w:val="20"/>
                <w:lang w:val="es-DO"/>
              </w:rPr>
              <w:commentReference w:id="21"/>
            </w: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lang w:val="es-DO"/>
              </w:rPr>
              <w:t xml:space="preserve">tendrá derecho además a los siguientes beneficios: </w:t>
            </w:r>
            <w:r w:rsidRPr="00A62D3C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val="es-DO"/>
              </w:rPr>
              <w:t>a)</w:t>
            </w: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lang w:val="es-DO"/>
              </w:rPr>
              <w:t xml:space="preserve"> </w:t>
            </w: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s-DO"/>
              </w:rPr>
              <w:t>[Insert “Other benefits</w:t>
            </w:r>
            <w:r w:rsidRPr="00A62D3C">
              <w:rPr>
                <w:rFonts w:ascii="Poppins" w:eastAsia="Times New Roman" w:hAnsi="Poppins" w:cs="Poppins"/>
                <w:color w:val="000000"/>
                <w:sz w:val="20"/>
                <w:szCs w:val="20"/>
                <w:lang w:val="es-DO"/>
              </w:rPr>
              <w:t>"]</w:t>
            </w:r>
            <w:r w:rsidR="001531AE">
              <w:rPr>
                <w:rFonts w:ascii="Poppins" w:eastAsia="Times New Roman" w:hAnsi="Poppins" w:cs="Poppins"/>
                <w:color w:val="000000"/>
                <w:sz w:val="20"/>
                <w:szCs w:val="20"/>
                <w:lang w:val="es-DO"/>
              </w:rPr>
              <w:t>.</w:t>
            </w:r>
          </w:p>
          <w:p w14:paraId="652617D0" w14:textId="77777777" w:rsidR="001531AE" w:rsidRDefault="001531AE" w:rsidP="002E37DA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jc w:val="both"/>
              <w:outlineLvl w:val="0"/>
              <w:rPr>
                <w:rFonts w:ascii="Poppins" w:hAnsi="Poppins" w:cs="Poppins"/>
                <w:sz w:val="20"/>
                <w:szCs w:val="20"/>
              </w:rPr>
            </w:pPr>
          </w:p>
          <w:p w14:paraId="09F0810D" w14:textId="6CED42BC" w:rsidR="00DF386A" w:rsidRPr="00A62D3C" w:rsidRDefault="00FF118D" w:rsidP="002E37DA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jc w:val="both"/>
              <w:outlineLvl w:val="0"/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sz w:val="20"/>
                <w:szCs w:val="20"/>
              </w:rPr>
              <w:t>La Trabajadora declara que los beneficios establecidos en este Contrato son los únicos a los que tiene derecho por sus servicios, sin que pueda reclamar otros no pactados o reconocidos por la ley.</w:t>
            </w:r>
          </w:p>
        </w:tc>
      </w:tr>
      <w:tr w:rsidR="002E37DA" w:rsidRPr="00A62D3C" w14:paraId="7B01EA1F" w14:textId="77777777" w:rsidTr="00454ABE">
        <w:tc>
          <w:tcPr>
            <w:tcW w:w="2610" w:type="dxa"/>
          </w:tcPr>
          <w:p w14:paraId="46A1514A" w14:textId="380B4239" w:rsidR="002E37DA" w:rsidRPr="00A62D3C" w:rsidRDefault="00DF386A" w:rsidP="00965396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outlineLvl w:val="0"/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>7</w:t>
            </w:r>
            <w:r w:rsidR="002E37DA" w:rsidRPr="00A62D3C"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  <w:t>. Vacaciones</w:t>
            </w:r>
          </w:p>
        </w:tc>
        <w:tc>
          <w:tcPr>
            <w:tcW w:w="6660" w:type="dxa"/>
          </w:tcPr>
          <w:p w14:paraId="35B850D6" w14:textId="4CCABA16" w:rsidR="002E37DA" w:rsidRPr="00A62D3C" w:rsidRDefault="00041AE0" w:rsidP="002E37DA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jc w:val="both"/>
              <w:outlineLvl w:val="0"/>
              <w:rPr>
                <w:rFonts w:ascii="Poppins" w:hAnsi="Poppins" w:cs="Poppins"/>
                <w:sz w:val="20"/>
                <w:szCs w:val="20"/>
                <w:highlight w:val="yellow"/>
                <w:lang w:val="es-ES_tradnl"/>
              </w:rPr>
            </w:pP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La Trabajadora </w:t>
            </w:r>
            <w:r w:rsidR="00FF118D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tendrá derecho a</w:t>
            </w:r>
            <w:r w:rsidR="00DF386A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</w:t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d</w:t>
            </w:r>
            <w:r w:rsidR="002E37DA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os (2) semanas calendario de vacaciones pagadas al año, en las fechas</w:t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y forma</w:t>
            </w:r>
            <w:r w:rsidR="002E37DA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</w:t>
            </w:r>
            <w:r w:rsidR="005B29A0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fijadas de común acuerdo</w:t>
            </w:r>
            <w:r w:rsidR="002E37DA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por las Partes.</w:t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Dichas vacaciones podrán ser disfrutadas </w:t>
            </w:r>
            <w:r w:rsidR="005B29A0"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a partir de que</w:t>
            </w: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 xml:space="preserve"> la Trabajadora haya cumplido un (1) año de trabajo. </w:t>
            </w:r>
          </w:p>
        </w:tc>
      </w:tr>
      <w:tr w:rsidR="00762B66" w:rsidRPr="00A62D3C" w14:paraId="6824E04C" w14:textId="77777777" w:rsidTr="00454ABE">
        <w:tc>
          <w:tcPr>
            <w:tcW w:w="2610" w:type="dxa"/>
          </w:tcPr>
          <w:p w14:paraId="39F38EC8" w14:textId="2D55B246" w:rsidR="00FB0DB9" w:rsidRPr="00A62D3C" w:rsidRDefault="00DF386A" w:rsidP="00965396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outlineLvl w:val="0"/>
              <w:rPr>
                <w:rFonts w:ascii="Poppins" w:hAnsi="Poppins" w:cs="Poppins"/>
                <w:b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>8</w:t>
            </w:r>
            <w:r w:rsidR="00FB0DB9"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 xml:space="preserve">. </w:t>
            </w:r>
            <w:r w:rsidR="002E37DA"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>Obligaciones de la Trabajadora</w:t>
            </w:r>
          </w:p>
        </w:tc>
        <w:tc>
          <w:tcPr>
            <w:tcW w:w="6660" w:type="dxa"/>
          </w:tcPr>
          <w:p w14:paraId="1460FF0A" w14:textId="0B7753A8" w:rsidR="00FB0DB9" w:rsidRPr="00A62D3C" w:rsidRDefault="002E37DA" w:rsidP="00B14D5B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jc w:val="both"/>
              <w:outlineLvl w:val="0"/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La Trabajadora se compromete a lo siguiente: </w:t>
            </w:r>
            <w:r w:rsidRPr="00A62D3C">
              <w:rPr>
                <w:rFonts w:ascii="Poppins" w:hAnsi="Poppins" w:cs="Poppins"/>
                <w:b/>
                <w:sz w:val="20"/>
                <w:szCs w:val="20"/>
              </w:rPr>
              <w:t>i.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A ejecutar sus labores con empeño y buena disposición, velando por el bienestar del hogar y sus miembros;</w:t>
            </w:r>
            <w:r w:rsidRPr="00A62D3C">
              <w:rPr>
                <w:rFonts w:ascii="Poppins" w:hAnsi="Poppins" w:cs="Poppins"/>
                <w:b/>
                <w:sz w:val="20"/>
                <w:szCs w:val="20"/>
              </w:rPr>
              <w:t xml:space="preserve"> ii. 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>A usar adecuadamente los equipos, electrodomésticos y productos de limpieza del hogar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</w:rPr>
              <w:t>.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</w:t>
            </w:r>
            <w:r w:rsidRPr="00A62D3C">
              <w:rPr>
                <w:rFonts w:ascii="Poppins" w:hAnsi="Poppins" w:cs="Poppins"/>
                <w:b/>
                <w:sz w:val="20"/>
                <w:szCs w:val="20"/>
              </w:rPr>
              <w:t>iii.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A cumplir con las normas de convivencia, higiene y seguridad establecidas por </w:t>
            </w:r>
            <w:r w:rsidR="001531AE">
              <w:rPr>
                <w:rFonts w:ascii="Poppins" w:hAnsi="Poppins" w:cs="Poppins"/>
                <w:bCs/>
                <w:sz w:val="20"/>
                <w:szCs w:val="20"/>
              </w:rPr>
              <w:t>el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Empleador dentro del hogar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</w:rPr>
              <w:t>.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</w:t>
            </w:r>
            <w:r w:rsidRPr="00A62D3C">
              <w:rPr>
                <w:rFonts w:ascii="Poppins" w:hAnsi="Poppins" w:cs="Poppins"/>
                <w:b/>
                <w:sz w:val="20"/>
                <w:szCs w:val="20"/>
              </w:rPr>
              <w:t>iv.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A mantener una relación cordial y respetuosa con </w:t>
            </w:r>
            <w:r w:rsidR="001531AE">
              <w:rPr>
                <w:rFonts w:ascii="Poppins" w:hAnsi="Poppins" w:cs="Poppins"/>
                <w:bCs/>
                <w:sz w:val="20"/>
                <w:szCs w:val="20"/>
              </w:rPr>
              <w:t>el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Empleador, así como con los miembros, visitantes y demás empleados del hogar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</w:rPr>
              <w:t>.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</w:t>
            </w:r>
            <w:r w:rsidRPr="00A62D3C">
              <w:rPr>
                <w:rFonts w:ascii="Poppins" w:hAnsi="Poppins" w:cs="Poppins"/>
                <w:b/>
                <w:sz w:val="20"/>
                <w:szCs w:val="20"/>
              </w:rPr>
              <w:t>v.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A abstenerse de recibir visitas sin previa autorización de</w:t>
            </w:r>
            <w:r w:rsidR="001531AE">
              <w:rPr>
                <w:rFonts w:ascii="Poppins" w:hAnsi="Poppins" w:cs="Poppins"/>
                <w:bCs/>
                <w:sz w:val="20"/>
                <w:szCs w:val="20"/>
              </w:rPr>
              <w:t xml:space="preserve">l 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>Empleador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</w:rPr>
              <w:t>.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</w:t>
            </w:r>
            <w:r w:rsidRPr="00A62D3C">
              <w:rPr>
                <w:rFonts w:ascii="Poppins" w:hAnsi="Poppins" w:cs="Poppins"/>
                <w:b/>
                <w:sz w:val="20"/>
                <w:szCs w:val="20"/>
              </w:rPr>
              <w:t>vi.</w:t>
            </w:r>
            <w:r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A 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</w:rPr>
              <w:t>guardar estricta confidencialidad respecto de toda información, hechos, documentos, imágenes, contraseñas, claves, conversaciones y situaciones de carácter personal, familiar, patrimonial o privado que vea, lea o escuche relacionada con el hogar, la familia o el entorno de</w:t>
            </w:r>
            <w:r w:rsidR="001531AE">
              <w:rPr>
                <w:rFonts w:ascii="Poppins" w:hAnsi="Poppins" w:cs="Poppins"/>
                <w:bCs/>
                <w:sz w:val="20"/>
                <w:szCs w:val="20"/>
              </w:rPr>
              <w:t xml:space="preserve">l 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Empleador. Asimismo, la Trabajadora 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 xml:space="preserve">no utilizará dicha información, ni directa ni indirectamente, para su beneficio propio o de cualquier persona que no sea </w:t>
            </w:r>
            <w:r w:rsidR="001531AE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>el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 xml:space="preserve"> Empleador. Esta obligación de confidencialidad se mantendrá vigente durante toda la relación laboral entre las Partes y hasta después de su terminación, de manera indefinida. </w:t>
            </w:r>
            <w:r w:rsidR="00B14D5B" w:rsidRPr="00A62D3C">
              <w:rPr>
                <w:rFonts w:ascii="Poppins" w:hAnsi="Poppins" w:cs="Poppins"/>
                <w:b/>
                <w:sz w:val="20"/>
                <w:szCs w:val="20"/>
              </w:rPr>
              <w:t>v</w:t>
            </w:r>
            <w:r w:rsidR="00DF386A" w:rsidRPr="00A62D3C">
              <w:rPr>
                <w:rFonts w:ascii="Poppins" w:hAnsi="Poppins" w:cs="Poppins"/>
                <w:b/>
                <w:sz w:val="20"/>
                <w:szCs w:val="20"/>
              </w:rPr>
              <w:t>ii</w:t>
            </w:r>
            <w:r w:rsidR="00B14D5B" w:rsidRPr="00A62D3C">
              <w:rPr>
                <w:rFonts w:ascii="Poppins" w:hAnsi="Poppins" w:cs="Poppins"/>
                <w:b/>
                <w:sz w:val="20"/>
                <w:szCs w:val="20"/>
              </w:rPr>
              <w:t>.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</w:rPr>
              <w:t xml:space="preserve"> A a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  <w:lang w:val="es-DO"/>
              </w:rPr>
              <w:t>bstenerse de tomar fotografías</w:t>
            </w:r>
            <w:r w:rsidR="00041AE0" w:rsidRPr="00A62D3C">
              <w:rPr>
                <w:rFonts w:ascii="Poppins" w:hAnsi="Poppins" w:cs="Poppins"/>
                <w:bCs/>
                <w:sz w:val="20"/>
                <w:szCs w:val="20"/>
                <w:lang w:val="es-DO"/>
              </w:rPr>
              <w:t xml:space="preserve"> o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  <w:lang w:val="es-DO"/>
              </w:rPr>
              <w:t xml:space="preserve"> videos dentro del hogar, así como de publicar o compartir contenido relacionado con la vivienda, sus ocupantes o bienes, salvo autorización previa y expresa de</w:t>
            </w:r>
            <w:r w:rsidR="001531AE">
              <w:rPr>
                <w:rFonts w:ascii="Poppins" w:hAnsi="Poppins" w:cs="Poppins"/>
                <w:bCs/>
                <w:sz w:val="20"/>
                <w:szCs w:val="20"/>
                <w:lang w:val="es-DO"/>
              </w:rPr>
              <w:t xml:space="preserve">l </w:t>
            </w:r>
            <w:r w:rsidR="00B649E9" w:rsidRPr="00A62D3C">
              <w:rPr>
                <w:rFonts w:ascii="Poppins" w:hAnsi="Poppins" w:cs="Poppins"/>
                <w:bCs/>
                <w:sz w:val="20"/>
                <w:szCs w:val="20"/>
                <w:lang w:val="es-DO"/>
              </w:rPr>
              <w:t>E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  <w:lang w:val="es-DO"/>
              </w:rPr>
              <w:t xml:space="preserve">mpleador. </w:t>
            </w:r>
            <w:r w:rsidR="00B14D5B" w:rsidRPr="00A62D3C">
              <w:rPr>
                <w:rFonts w:ascii="Poppins" w:hAnsi="Poppins" w:cs="Poppins"/>
                <w:b/>
                <w:sz w:val="20"/>
                <w:szCs w:val="20"/>
                <w:lang w:val="es-DO"/>
              </w:rPr>
              <w:t>viii.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  <w:lang w:val="es-DO"/>
              </w:rPr>
              <w:t xml:space="preserve"> A respetar la privacidad de documentos personales, correspondencia, dispositivos electrónicos y pertenencias de</w:t>
            </w:r>
            <w:r w:rsidR="001531AE">
              <w:rPr>
                <w:rFonts w:ascii="Poppins" w:hAnsi="Poppins" w:cs="Poppins"/>
                <w:bCs/>
                <w:sz w:val="20"/>
                <w:szCs w:val="20"/>
                <w:lang w:val="es-DO"/>
              </w:rPr>
              <w:t xml:space="preserve">l </w:t>
            </w:r>
            <w:r w:rsidR="00041AE0" w:rsidRPr="00A62D3C">
              <w:rPr>
                <w:rFonts w:ascii="Poppins" w:hAnsi="Poppins" w:cs="Poppins"/>
                <w:bCs/>
                <w:sz w:val="20"/>
                <w:szCs w:val="20"/>
                <w:lang w:val="es-DO"/>
              </w:rPr>
              <w:t>E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  <w:lang w:val="es-DO"/>
              </w:rPr>
              <w:t xml:space="preserve">mpleador y su familia. </w:t>
            </w:r>
            <w:r w:rsidR="00B14D5B" w:rsidRPr="00A62D3C">
              <w:rPr>
                <w:rFonts w:ascii="Poppins" w:hAnsi="Poppins" w:cs="Poppins"/>
                <w:b/>
                <w:sz w:val="20"/>
                <w:szCs w:val="20"/>
                <w:lang w:val="es-DO"/>
              </w:rPr>
              <w:t xml:space="preserve">ix. 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  <w:lang w:val="es-DO"/>
              </w:rPr>
              <w:t>A comunicar de manera inmediata a</w:t>
            </w:r>
            <w:r w:rsidR="001531AE">
              <w:rPr>
                <w:rFonts w:ascii="Poppins" w:hAnsi="Poppins" w:cs="Poppins"/>
                <w:bCs/>
                <w:sz w:val="20"/>
                <w:szCs w:val="20"/>
                <w:lang w:val="es-DO"/>
              </w:rPr>
              <w:t xml:space="preserve">l </w:t>
            </w:r>
            <w:r w:rsidR="00B14D5B" w:rsidRPr="00A62D3C">
              <w:rPr>
                <w:rFonts w:ascii="Poppins" w:hAnsi="Poppins" w:cs="Poppins"/>
                <w:bCs/>
                <w:sz w:val="20"/>
                <w:szCs w:val="20"/>
                <w:lang w:val="es-DO"/>
              </w:rPr>
              <w:t>Empleador sobre cualquier situación que pueda afectar el hogar o poner en riesgo sus bienes, su vida o salud.</w:t>
            </w:r>
          </w:p>
        </w:tc>
      </w:tr>
      <w:tr w:rsidR="00762B66" w:rsidRPr="00A62D3C" w14:paraId="6F7EC9BD" w14:textId="77777777" w:rsidTr="00454ABE">
        <w:tc>
          <w:tcPr>
            <w:tcW w:w="2610" w:type="dxa"/>
          </w:tcPr>
          <w:p w14:paraId="69BDB041" w14:textId="12E114BE" w:rsidR="00FB0DB9" w:rsidRPr="00A62D3C" w:rsidRDefault="00DF386A" w:rsidP="00965396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outlineLvl w:val="0"/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>9</w:t>
            </w:r>
            <w:r w:rsidR="00FB0DB9"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>. Vigencia</w:t>
            </w:r>
          </w:p>
        </w:tc>
        <w:tc>
          <w:tcPr>
            <w:tcW w:w="6660" w:type="dxa"/>
          </w:tcPr>
          <w:p w14:paraId="2FC9E5B9" w14:textId="77C05154" w:rsidR="00FB0DB9" w:rsidRPr="00A62D3C" w:rsidRDefault="00FB0DB9" w:rsidP="00B14D5B">
            <w:pPr>
              <w:jc w:val="both"/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Cs/>
                <w:sz w:val="20"/>
                <w:szCs w:val="20"/>
                <w:lang w:val="es-ES_tradnl"/>
              </w:rPr>
              <w:t xml:space="preserve">La duración del Contrato es </w:t>
            </w:r>
            <w:r w:rsidR="001531AE" w:rsidRPr="00200FA6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s-DO"/>
              </w:rPr>
              <w:t>[Insert contract duration: "por tiempo indefinido" / "por tiempo definido de [duration]</w:t>
            </w:r>
            <w:r w:rsidR="001531AE">
              <w:rPr>
                <w:rFonts w:ascii="Poppins" w:eastAsia="Times New Roman" w:hAnsi="Poppins" w:cs="Poppins"/>
                <w:color w:val="000000"/>
                <w:sz w:val="20"/>
                <w:szCs w:val="20"/>
                <w:shd w:val="clear" w:color="auto" w:fill="FFFF00"/>
                <w:lang w:val="es-DO"/>
              </w:rPr>
              <w:t>.</w:t>
            </w:r>
          </w:p>
        </w:tc>
      </w:tr>
      <w:tr w:rsidR="00762B66" w:rsidRPr="00A62D3C" w14:paraId="187E2BD3" w14:textId="77777777" w:rsidTr="00454ABE">
        <w:tc>
          <w:tcPr>
            <w:tcW w:w="2610" w:type="dxa"/>
          </w:tcPr>
          <w:p w14:paraId="6E0E4833" w14:textId="07CB843B" w:rsidR="00FB0DB9" w:rsidRPr="00A62D3C" w:rsidRDefault="00DF386A" w:rsidP="00965396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outlineLvl w:val="0"/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>10</w:t>
            </w:r>
            <w:r w:rsidR="00FB0DB9"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>. Terminación</w:t>
            </w:r>
          </w:p>
        </w:tc>
        <w:tc>
          <w:tcPr>
            <w:tcW w:w="6660" w:type="dxa"/>
          </w:tcPr>
          <w:p w14:paraId="4F87A112" w14:textId="5DA3CE5A" w:rsidR="00FB0DB9" w:rsidRPr="00A62D3C" w:rsidRDefault="00FB0DB9" w:rsidP="00B14D5B">
            <w:pPr>
              <w:pStyle w:val="Textoindependiente"/>
              <w:tabs>
                <w:tab w:val="num" w:pos="522"/>
                <w:tab w:val="left" w:pos="8280"/>
              </w:tabs>
              <w:spacing w:after="0"/>
              <w:jc w:val="both"/>
              <w:rPr>
                <w:rFonts w:ascii="Poppins" w:hAnsi="Poppins" w:cs="Poppins"/>
                <w:lang w:val="es-ES_tradnl" w:eastAsia="en-US"/>
              </w:rPr>
            </w:pPr>
            <w:r w:rsidRPr="00A62D3C">
              <w:rPr>
                <w:rFonts w:ascii="Poppins" w:hAnsi="Poppins" w:cs="Poppins"/>
                <w:bCs/>
                <w:lang w:val="es-ES_tradnl" w:eastAsia="en-US"/>
              </w:rPr>
              <w:t xml:space="preserve">El Contrato </w:t>
            </w:r>
            <w:r w:rsidR="00B14D5B" w:rsidRPr="00A62D3C">
              <w:rPr>
                <w:rFonts w:ascii="Poppins" w:hAnsi="Poppins" w:cs="Poppins"/>
                <w:bCs/>
                <w:lang w:val="es-ES_tradnl" w:eastAsia="en-US"/>
              </w:rPr>
              <w:t>podrá terminar</w:t>
            </w:r>
            <w:r w:rsidRPr="00A62D3C">
              <w:rPr>
                <w:rFonts w:ascii="Poppins" w:hAnsi="Poppins" w:cs="Poppins"/>
                <w:bCs/>
                <w:lang w:val="es-ES_tradnl" w:eastAsia="en-US"/>
              </w:rPr>
              <w:t xml:space="preserve"> en cualquiera de los siguientes casos: </w:t>
            </w:r>
            <w:r w:rsidR="00B14D5B" w:rsidRPr="00A62D3C">
              <w:rPr>
                <w:rFonts w:ascii="Poppins" w:hAnsi="Poppins" w:cs="Poppins"/>
                <w:b/>
                <w:lang w:val="es-ES_tradnl" w:eastAsia="en-US"/>
              </w:rPr>
              <w:t xml:space="preserve">a) </w:t>
            </w:r>
            <w:r w:rsidRPr="00A62D3C">
              <w:rPr>
                <w:rFonts w:ascii="Poppins" w:hAnsi="Poppins" w:cs="Poppins"/>
                <w:bCs/>
                <w:lang w:val="es-ES_tradnl" w:eastAsia="en-US"/>
              </w:rPr>
              <w:t>Por mutuo acuerdo entre las Partes;</w:t>
            </w:r>
            <w:r w:rsidR="00B14D5B" w:rsidRPr="00A62D3C">
              <w:rPr>
                <w:rFonts w:ascii="Poppins" w:hAnsi="Poppins" w:cs="Poppins"/>
                <w:bCs/>
                <w:lang w:val="es-ES_tradnl" w:eastAsia="en-US"/>
              </w:rPr>
              <w:t xml:space="preserve"> </w:t>
            </w:r>
            <w:r w:rsidR="00B14D5B" w:rsidRPr="00A62D3C">
              <w:rPr>
                <w:rFonts w:ascii="Poppins" w:hAnsi="Poppins" w:cs="Poppins"/>
                <w:b/>
                <w:lang w:val="es-ES_tradnl" w:eastAsia="en-US"/>
              </w:rPr>
              <w:t>b)</w:t>
            </w:r>
            <w:r w:rsidR="00B14D5B" w:rsidRPr="00A62D3C">
              <w:rPr>
                <w:rFonts w:ascii="Poppins" w:hAnsi="Poppins" w:cs="Poppins"/>
                <w:bCs/>
                <w:lang w:val="es-ES_tradnl" w:eastAsia="en-US"/>
              </w:rPr>
              <w:t xml:space="preserve"> </w:t>
            </w:r>
            <w:r w:rsidRPr="00A62D3C">
              <w:rPr>
                <w:rFonts w:ascii="Poppins" w:hAnsi="Poppins" w:cs="Poppins"/>
                <w:bCs/>
                <w:lang w:val="es-ES_tradnl" w:eastAsia="en-US"/>
              </w:rPr>
              <w:t xml:space="preserve">Por despido justificado de la Trabajadora en caso de incumplimiento a </w:t>
            </w:r>
            <w:r w:rsidR="00B649E9" w:rsidRPr="00A62D3C">
              <w:rPr>
                <w:rFonts w:ascii="Poppins" w:hAnsi="Poppins" w:cs="Poppins"/>
                <w:bCs/>
                <w:lang w:val="es-ES_tradnl" w:eastAsia="en-US"/>
              </w:rPr>
              <w:t>sus</w:t>
            </w:r>
            <w:r w:rsidRPr="00A62D3C">
              <w:rPr>
                <w:rFonts w:ascii="Poppins" w:hAnsi="Poppins" w:cs="Poppins"/>
                <w:bCs/>
                <w:lang w:val="es-ES_tradnl" w:eastAsia="en-US"/>
              </w:rPr>
              <w:t xml:space="preserve"> obligaciones; </w:t>
            </w:r>
            <w:r w:rsidR="00B14D5B" w:rsidRPr="00A62D3C">
              <w:rPr>
                <w:rFonts w:ascii="Poppins" w:hAnsi="Poppins" w:cs="Poppins"/>
                <w:b/>
                <w:lang w:val="es-ES_tradnl" w:eastAsia="en-US"/>
              </w:rPr>
              <w:t>c)</w:t>
            </w:r>
            <w:r w:rsidR="00B14D5B" w:rsidRPr="00A62D3C">
              <w:rPr>
                <w:rFonts w:ascii="Poppins" w:hAnsi="Poppins" w:cs="Poppins"/>
                <w:bCs/>
                <w:lang w:val="es-ES_tradnl" w:eastAsia="en-US"/>
              </w:rPr>
              <w:t xml:space="preserve"> </w:t>
            </w:r>
            <w:r w:rsidRPr="00A62D3C">
              <w:rPr>
                <w:rFonts w:ascii="Poppins" w:hAnsi="Poppins" w:cs="Poppins"/>
                <w:bCs/>
                <w:lang w:val="es-ES_tradnl" w:eastAsia="en-US"/>
              </w:rPr>
              <w:t>En cualquier momento por decisión del Empleador, sin necesidad de alegar causa;</w:t>
            </w:r>
            <w:r w:rsidRPr="00A62D3C">
              <w:rPr>
                <w:rFonts w:ascii="Poppins" w:hAnsi="Poppins" w:cs="Poppins"/>
                <w:lang w:val="es-ES_tradnl" w:eastAsia="en-US"/>
              </w:rPr>
              <w:t xml:space="preserve"> </w:t>
            </w:r>
            <w:r w:rsidR="00B14D5B" w:rsidRPr="00A62D3C">
              <w:rPr>
                <w:rFonts w:ascii="Poppins" w:hAnsi="Poppins" w:cs="Poppins"/>
                <w:b/>
                <w:bCs/>
                <w:lang w:val="es-ES_tradnl" w:eastAsia="en-US"/>
              </w:rPr>
              <w:t>d)</w:t>
            </w:r>
            <w:r w:rsidR="00B14D5B" w:rsidRPr="00A62D3C">
              <w:rPr>
                <w:rFonts w:ascii="Poppins" w:hAnsi="Poppins" w:cs="Poppins"/>
                <w:lang w:val="es-ES_tradnl" w:eastAsia="en-US"/>
              </w:rPr>
              <w:t xml:space="preserve"> </w:t>
            </w:r>
            <w:r w:rsidR="00B649E9" w:rsidRPr="00A62D3C">
              <w:rPr>
                <w:rFonts w:ascii="Poppins" w:hAnsi="Poppins" w:cs="Poppins"/>
                <w:lang w:val="es-ES_tradnl" w:eastAsia="en-US"/>
              </w:rPr>
              <w:t>P</w:t>
            </w:r>
            <w:r w:rsidRPr="00A62D3C">
              <w:rPr>
                <w:rFonts w:ascii="Poppins" w:hAnsi="Poppins" w:cs="Poppins"/>
                <w:lang w:val="es-ES_tradnl" w:eastAsia="en-US"/>
              </w:rPr>
              <w:t xml:space="preserve">or decisión de la Trabajadora, </w:t>
            </w:r>
            <w:r w:rsidR="00B649E9" w:rsidRPr="00A62D3C">
              <w:rPr>
                <w:rFonts w:ascii="Poppins" w:hAnsi="Poppins" w:cs="Poppins"/>
                <w:lang w:val="es-ES_tradnl" w:eastAsia="en-US"/>
              </w:rPr>
              <w:t xml:space="preserve">debiendo avisarlo previamente al Empleador </w:t>
            </w:r>
            <w:r w:rsidRPr="00A62D3C">
              <w:rPr>
                <w:rFonts w:ascii="Poppins" w:hAnsi="Poppins" w:cs="Poppins"/>
                <w:lang w:val="es-ES_tradnl" w:eastAsia="en-US"/>
              </w:rPr>
              <w:t xml:space="preserve">con un plazo mínimo de </w:t>
            </w:r>
            <w:r w:rsidR="00A62D3C" w:rsidRPr="00A62D3C">
              <w:rPr>
                <w:rFonts w:ascii="Poppins" w:hAnsi="Poppins" w:cs="Poppins"/>
                <w:lang w:val="es-ES_tradnl" w:eastAsia="en-US"/>
              </w:rPr>
              <w:t>[</w:t>
            </w:r>
            <w:r w:rsidR="00A62D3C" w:rsidRPr="00A62D3C">
              <w:rPr>
                <w:rFonts w:ascii="Poppins" w:hAnsi="Poppins" w:cs="Poppins"/>
                <w:highlight w:val="yellow"/>
                <w:lang w:val="es-ES_tradnl" w:eastAsia="en-US"/>
              </w:rPr>
              <w:t>Insert mínimum notice</w:t>
            </w:r>
            <w:r w:rsidR="00A62D3C" w:rsidRPr="00A62D3C">
              <w:rPr>
                <w:rFonts w:ascii="Poppins" w:hAnsi="Poppins" w:cs="Poppins"/>
                <w:lang w:val="es-ES_tradnl" w:eastAsia="en-US"/>
              </w:rPr>
              <w:t>]</w:t>
            </w:r>
            <w:r w:rsidRPr="00A62D3C">
              <w:rPr>
                <w:rFonts w:ascii="Poppins" w:hAnsi="Poppins" w:cs="Poppins"/>
                <w:lang w:val="es-ES_tradnl" w:eastAsia="en-US"/>
              </w:rPr>
              <w:t>.</w:t>
            </w:r>
          </w:p>
          <w:p w14:paraId="6FEAA9BA" w14:textId="49FEA5C2" w:rsidR="00B649E9" w:rsidRPr="00A62D3C" w:rsidRDefault="00B649E9" w:rsidP="00B14D5B">
            <w:pPr>
              <w:pStyle w:val="Textoindependiente"/>
              <w:tabs>
                <w:tab w:val="num" w:pos="522"/>
                <w:tab w:val="left" w:pos="8280"/>
              </w:tabs>
              <w:spacing w:after="0"/>
              <w:jc w:val="both"/>
              <w:rPr>
                <w:rFonts w:ascii="Poppins" w:hAnsi="Poppins" w:cs="Poppins"/>
                <w:bCs/>
                <w:lang w:val="es-ES_tradnl" w:eastAsia="en-US"/>
              </w:rPr>
            </w:pPr>
            <w:r w:rsidRPr="00A62D3C">
              <w:rPr>
                <w:rFonts w:ascii="Poppins" w:hAnsi="Poppins" w:cs="Poppins"/>
                <w:bCs/>
                <w:lang w:val="es-ES_tradnl" w:eastAsia="en-US"/>
              </w:rPr>
              <w:t>En caso de terminación por cualquier motivo, la Trabajadora solo tendrá derecho a recibir los salarios adeudados por los días que ya haya trabajado, y el pago por los días de vacaciones acumulados que no haya disfrutado hasta ese momento, conforme la ley</w:t>
            </w:r>
            <w:r w:rsidR="00A73B2E">
              <w:rPr>
                <w:rFonts w:ascii="Poppins" w:hAnsi="Poppins" w:cs="Poppins"/>
                <w:bCs/>
                <w:lang w:val="es-ES_tradnl" w:eastAsia="en-US"/>
              </w:rPr>
              <w:t>, así como la proporción de salario de navidad</w:t>
            </w:r>
            <w:r w:rsidR="00D47F3F">
              <w:rPr>
                <w:rFonts w:ascii="Poppins" w:hAnsi="Poppins" w:cs="Poppins"/>
                <w:bCs/>
                <w:lang w:val="es-ES_tradnl" w:eastAsia="en-US"/>
              </w:rPr>
              <w:t>.</w:t>
            </w:r>
          </w:p>
        </w:tc>
      </w:tr>
      <w:tr w:rsidR="00762B66" w:rsidRPr="00A62D3C" w14:paraId="2993AF34" w14:textId="77777777" w:rsidTr="00454ABE">
        <w:tc>
          <w:tcPr>
            <w:tcW w:w="2610" w:type="dxa"/>
          </w:tcPr>
          <w:p w14:paraId="3B63FCD1" w14:textId="7F6A3D0F" w:rsidR="00FB0DB9" w:rsidRPr="00A62D3C" w:rsidRDefault="00FB0DB9" w:rsidP="00965396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outlineLvl w:val="0"/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>1</w:t>
            </w:r>
            <w:r w:rsidR="00DF386A"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>1</w:t>
            </w:r>
            <w:r w:rsidRPr="00A62D3C"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  <w:t xml:space="preserve">. Ley aplicable </w:t>
            </w:r>
          </w:p>
          <w:p w14:paraId="05E6BC7D" w14:textId="77777777" w:rsidR="00FB0DB9" w:rsidRPr="00A62D3C" w:rsidRDefault="00FB0DB9" w:rsidP="00965396">
            <w:pPr>
              <w:tabs>
                <w:tab w:val="left" w:pos="567"/>
                <w:tab w:val="left" w:pos="2196"/>
                <w:tab w:val="center" w:pos="4128"/>
                <w:tab w:val="left" w:pos="4320"/>
                <w:tab w:val="left" w:pos="6427"/>
              </w:tabs>
              <w:outlineLvl w:val="0"/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6660" w:type="dxa"/>
          </w:tcPr>
          <w:p w14:paraId="603698E0" w14:textId="52D5CED4" w:rsidR="00FB0DB9" w:rsidRPr="00A62D3C" w:rsidRDefault="00FB0DB9" w:rsidP="00B14D5B">
            <w:pPr>
              <w:pStyle w:val="Textoindependiente"/>
              <w:tabs>
                <w:tab w:val="left" w:pos="8280"/>
              </w:tabs>
              <w:spacing w:after="0"/>
              <w:jc w:val="both"/>
              <w:rPr>
                <w:rFonts w:ascii="Poppins" w:hAnsi="Poppins" w:cs="Poppins"/>
                <w:bCs/>
                <w:lang w:val="es-ES_tradnl" w:eastAsia="en-US"/>
              </w:rPr>
            </w:pPr>
            <w:r w:rsidRPr="00A62D3C">
              <w:rPr>
                <w:rFonts w:ascii="Poppins" w:hAnsi="Poppins" w:cs="Poppins"/>
                <w:bCs/>
                <w:lang w:val="es-ES_tradnl" w:eastAsia="en-US"/>
              </w:rPr>
              <w:t>E</w:t>
            </w:r>
            <w:r w:rsidR="00A62D3C" w:rsidRPr="00A62D3C">
              <w:rPr>
                <w:rFonts w:ascii="Poppins" w:hAnsi="Poppins" w:cs="Poppins"/>
                <w:bCs/>
                <w:lang w:val="es-ES_tradnl" w:eastAsia="en-US"/>
              </w:rPr>
              <w:t>ste</w:t>
            </w:r>
            <w:r w:rsidRPr="00A62D3C">
              <w:rPr>
                <w:rFonts w:ascii="Poppins" w:hAnsi="Poppins" w:cs="Poppins"/>
                <w:bCs/>
                <w:lang w:val="es-ES_tradnl" w:eastAsia="en-US"/>
              </w:rPr>
              <w:t xml:space="preserve"> Contrato se regirá por las leyes de la República Dominicana.</w:t>
            </w:r>
          </w:p>
        </w:tc>
      </w:tr>
    </w:tbl>
    <w:p w14:paraId="21B531F6" w14:textId="77777777" w:rsidR="00FB0DB9" w:rsidRPr="00A62D3C" w:rsidRDefault="00FB0DB9" w:rsidP="00965396">
      <w:pPr>
        <w:jc w:val="both"/>
        <w:rPr>
          <w:rFonts w:ascii="Poppins" w:hAnsi="Poppins" w:cs="Poppins"/>
          <w:bCs/>
          <w:sz w:val="20"/>
          <w:szCs w:val="20"/>
          <w:lang w:val="es-ES_tradnl"/>
        </w:rPr>
      </w:pPr>
    </w:p>
    <w:p w14:paraId="2799841E" w14:textId="31A5E960" w:rsidR="00FB0DB9" w:rsidRPr="00A62D3C" w:rsidRDefault="00A62D3C" w:rsidP="00965396">
      <w:pPr>
        <w:jc w:val="both"/>
        <w:rPr>
          <w:rFonts w:ascii="Poppins" w:hAnsi="Poppins" w:cs="Poppins"/>
          <w:sz w:val="20"/>
          <w:szCs w:val="20"/>
          <w:lang w:val="en-US"/>
        </w:rPr>
      </w:pP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En la ciudad de 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city]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, 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province]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, República Dominicana, el día 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day letters]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 (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day numbers]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) del mes de 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month letters]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 del año 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year letters]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 (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year numbers]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44"/>
        <w:gridCol w:w="4144"/>
      </w:tblGrid>
      <w:tr w:rsidR="00762B66" w:rsidRPr="00A62D3C" w14:paraId="1A1A9FDC" w14:textId="77777777" w:rsidTr="00454ABE">
        <w:tc>
          <w:tcPr>
            <w:tcW w:w="4144" w:type="dxa"/>
          </w:tcPr>
          <w:p w14:paraId="4C2FF2D2" w14:textId="77777777" w:rsidR="00A62D3C" w:rsidRPr="00A62D3C" w:rsidRDefault="00A62D3C" w:rsidP="00965396">
            <w:pPr>
              <w:jc w:val="center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476E4AA4" w14:textId="23F57B8C" w:rsidR="00FB0DB9" w:rsidRPr="00D47F3F" w:rsidRDefault="00A62D3C" w:rsidP="00965396">
            <w:pPr>
              <w:jc w:val="center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47F3F">
              <w:rPr>
                <w:rFonts w:ascii="Poppins" w:hAnsi="Poppins" w:cs="Poppins"/>
                <w:sz w:val="20"/>
                <w:szCs w:val="20"/>
                <w:lang w:val="en-US"/>
              </w:rPr>
              <w:t>El</w:t>
            </w:r>
            <w:r w:rsidR="00FB0DB9" w:rsidRPr="00D47F3F">
              <w:rPr>
                <w:rFonts w:ascii="Poppins" w:hAnsi="Poppins" w:cs="Poppins"/>
                <w:sz w:val="20"/>
                <w:szCs w:val="20"/>
                <w:lang w:val="en-US"/>
              </w:rPr>
              <w:t xml:space="preserve"> Empleador:</w:t>
            </w:r>
          </w:p>
          <w:p w14:paraId="6D3243F3" w14:textId="77777777" w:rsidR="00FB0DB9" w:rsidRPr="00D47F3F" w:rsidRDefault="00FB0DB9" w:rsidP="00965396">
            <w:pPr>
              <w:jc w:val="center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3C65C155" w14:textId="77777777" w:rsidR="00FB0DB9" w:rsidRPr="00D47F3F" w:rsidRDefault="00FB0DB9" w:rsidP="00965396">
            <w:pPr>
              <w:jc w:val="center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47F3F">
              <w:rPr>
                <w:rFonts w:ascii="Poppins" w:hAnsi="Poppins" w:cs="Poppins"/>
                <w:sz w:val="20"/>
                <w:szCs w:val="20"/>
                <w:lang w:val="en-US"/>
              </w:rPr>
              <w:t>__________________________</w:t>
            </w:r>
          </w:p>
          <w:p w14:paraId="26B69DB1" w14:textId="67AE54F6" w:rsidR="00FB0DB9" w:rsidRPr="00D47F3F" w:rsidRDefault="00A62D3C" w:rsidP="00965396">
            <w:pPr>
              <w:jc w:val="center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A62D3C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shd w:val="clear" w:color="auto" w:fill="FFFF00"/>
                <w:lang w:val="en-US"/>
              </w:rPr>
              <w:t>[INSERT EMPLOYER FULL NAME]</w:t>
            </w:r>
          </w:p>
        </w:tc>
        <w:tc>
          <w:tcPr>
            <w:tcW w:w="4144" w:type="dxa"/>
          </w:tcPr>
          <w:p w14:paraId="34238D7E" w14:textId="77777777" w:rsidR="00A62D3C" w:rsidRPr="00D47F3F" w:rsidRDefault="00A62D3C" w:rsidP="00965396">
            <w:pPr>
              <w:jc w:val="center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46CC518A" w14:textId="1B9166DB" w:rsidR="00FB0DB9" w:rsidRPr="00A62D3C" w:rsidRDefault="00FB0DB9" w:rsidP="00965396">
            <w:pPr>
              <w:jc w:val="center"/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La Trabajadora:</w:t>
            </w:r>
          </w:p>
          <w:p w14:paraId="2760E47D" w14:textId="77777777" w:rsidR="00FB0DB9" w:rsidRPr="00A62D3C" w:rsidRDefault="00FB0DB9" w:rsidP="00965396">
            <w:pPr>
              <w:jc w:val="center"/>
              <w:rPr>
                <w:rFonts w:ascii="Poppins" w:hAnsi="Poppins" w:cs="Poppins"/>
                <w:sz w:val="20"/>
                <w:szCs w:val="20"/>
                <w:lang w:val="es-ES_tradnl"/>
              </w:rPr>
            </w:pPr>
          </w:p>
          <w:p w14:paraId="4B2A6295" w14:textId="77777777" w:rsidR="00FB0DB9" w:rsidRPr="00A62D3C" w:rsidRDefault="00FB0DB9" w:rsidP="00965396">
            <w:pPr>
              <w:jc w:val="center"/>
              <w:rPr>
                <w:rFonts w:ascii="Poppins" w:hAnsi="Poppins" w:cs="Poppins"/>
                <w:sz w:val="20"/>
                <w:szCs w:val="20"/>
                <w:lang w:val="es-ES_tradnl"/>
              </w:rPr>
            </w:pPr>
            <w:r w:rsidRPr="00A62D3C">
              <w:rPr>
                <w:rFonts w:ascii="Poppins" w:hAnsi="Poppins" w:cs="Poppins"/>
                <w:sz w:val="20"/>
                <w:szCs w:val="20"/>
                <w:lang w:val="es-ES_tradnl"/>
              </w:rPr>
              <w:t>__________________________</w:t>
            </w:r>
          </w:p>
          <w:p w14:paraId="3414B96F" w14:textId="283152B1" w:rsidR="00FB0DB9" w:rsidRPr="00D47F3F" w:rsidRDefault="00965396" w:rsidP="00965396">
            <w:pPr>
              <w:jc w:val="center"/>
              <w:rPr>
                <w:rFonts w:ascii="Poppins" w:hAnsi="Poppins" w:cs="Poppins"/>
                <w:b/>
                <w:bCs/>
                <w:sz w:val="20"/>
                <w:szCs w:val="20"/>
                <w:lang w:val="es-ES_tradnl"/>
              </w:rPr>
            </w:pPr>
            <w:r w:rsidRPr="00D47F3F"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  <w:lang w:val="es-ES_tradnl"/>
              </w:rPr>
              <w:t>[</w:t>
            </w:r>
            <w:r w:rsidR="00A62D3C" w:rsidRPr="00D47F3F"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  <w:lang w:val="es-ES_tradnl"/>
              </w:rPr>
              <w:t>INSERT EMPLOYEE FULL NAME]</w:t>
            </w:r>
          </w:p>
        </w:tc>
      </w:tr>
    </w:tbl>
    <w:p w14:paraId="0A7367CF" w14:textId="77777777" w:rsidR="00FB0DB9" w:rsidRPr="00A62D3C" w:rsidRDefault="00FB0DB9" w:rsidP="00965396">
      <w:pPr>
        <w:jc w:val="center"/>
        <w:rPr>
          <w:rFonts w:ascii="Poppins" w:hAnsi="Poppins" w:cs="Poppins"/>
          <w:sz w:val="20"/>
          <w:szCs w:val="20"/>
          <w:lang w:val="es-ES_tradnl"/>
        </w:rPr>
      </w:pPr>
    </w:p>
    <w:p w14:paraId="5E2A0CB3" w14:textId="77777777" w:rsidR="00A62D3C" w:rsidRPr="00A62D3C" w:rsidRDefault="00A62D3C" w:rsidP="00A62D3C">
      <w:pPr>
        <w:jc w:val="both"/>
        <w:rPr>
          <w:rFonts w:ascii="Poppins" w:eastAsia="Times New Roman" w:hAnsi="Poppins" w:cs="Poppins"/>
          <w:b/>
          <w:bCs/>
          <w:color w:val="000000"/>
          <w:sz w:val="20"/>
          <w:szCs w:val="20"/>
          <w:lang w:val="es-DO"/>
        </w:rPr>
      </w:pPr>
    </w:p>
    <w:p w14:paraId="46A96DFC" w14:textId="4500BD89" w:rsidR="00A62D3C" w:rsidRPr="00A62D3C" w:rsidRDefault="00A62D3C" w:rsidP="00A62D3C">
      <w:pPr>
        <w:jc w:val="both"/>
        <w:rPr>
          <w:rFonts w:ascii="Poppins" w:eastAsia="Times New Roman" w:hAnsi="Poppins" w:cs="Poppins"/>
          <w:sz w:val="20"/>
          <w:szCs w:val="20"/>
          <w:lang w:val="en-US"/>
        </w:rPr>
      </w:pPr>
      <w:r w:rsidRPr="00A62D3C">
        <w:rPr>
          <w:rFonts w:ascii="Poppins" w:eastAsia="Times New Roman" w:hAnsi="Poppins" w:cs="Poppins"/>
          <w:color w:val="000000"/>
          <w:sz w:val="20"/>
          <w:szCs w:val="20"/>
          <w:lang w:val="es-DO"/>
        </w:rPr>
        <w:t>Yo,</w:t>
      </w:r>
      <w:r w:rsidRPr="00A62D3C">
        <w:rPr>
          <w:rFonts w:ascii="Poppins" w:eastAsia="Times New Roman" w:hAnsi="Poppins" w:cs="Poppins"/>
          <w:b/>
          <w:bCs/>
          <w:color w:val="000000"/>
          <w:sz w:val="20"/>
          <w:szCs w:val="20"/>
          <w:lang w:val="es-DO"/>
        </w:rPr>
        <w:t xml:space="preserve"> _____________________________________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s-DO"/>
        </w:rPr>
        <w:t xml:space="preserve">, Abogado Notario Público de los del Número para el 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s-DO"/>
        </w:rPr>
        <w:t>[Insert notary jurisdiction]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s-DO"/>
        </w:rPr>
        <w:t xml:space="preserve">, </w:t>
      </w:r>
      <w:r w:rsidR="00D47F3F">
        <w:rPr>
          <w:rFonts w:ascii="Poppins" w:eastAsia="Times New Roman" w:hAnsi="Poppins" w:cs="Poppins"/>
          <w:color w:val="000000"/>
          <w:sz w:val="20"/>
          <w:szCs w:val="20"/>
          <w:lang w:val="es-DO"/>
        </w:rPr>
        <w:t>titular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s-DO"/>
        </w:rPr>
        <w:t xml:space="preserve"> de la matrícula del Colegio Dominicano de Notarios Públicos, Inc. no. </w:t>
      </w:r>
      <w:r w:rsidRPr="00A62D3C">
        <w:rPr>
          <w:rFonts w:ascii="Poppins" w:eastAsia="Times New Roman" w:hAnsi="Poppins" w:cs="Poppins"/>
          <w:b/>
          <w:bCs/>
          <w:color w:val="000000"/>
          <w:sz w:val="20"/>
          <w:szCs w:val="20"/>
          <w:lang w:val="es-DO"/>
        </w:rPr>
        <w:t>__________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s-DO"/>
        </w:rPr>
        <w:t xml:space="preserve">, con estudio profesional abierto en esta ciudad; </w:t>
      </w:r>
      <w:r w:rsidRPr="00A62D3C">
        <w:rPr>
          <w:rFonts w:ascii="Poppins" w:eastAsia="Times New Roman" w:hAnsi="Poppins" w:cs="Poppins"/>
          <w:b/>
          <w:bCs/>
          <w:color w:val="000000"/>
          <w:sz w:val="20"/>
          <w:szCs w:val="20"/>
          <w:lang w:val="es-DO"/>
        </w:rPr>
        <w:t>CERTIFICO Y DOY FE: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s-DO"/>
        </w:rPr>
        <w:t xml:space="preserve"> que las firmas que anteceden fueron puestas ante mí, por </w:t>
      </w:r>
      <w:r w:rsidRPr="00A62D3C">
        <w:rPr>
          <w:rFonts w:ascii="Poppins" w:eastAsia="Times New Roman" w:hAnsi="Poppins" w:cs="Poppins"/>
          <w:b/>
          <w:bCs/>
          <w:color w:val="000000"/>
          <w:sz w:val="20"/>
          <w:szCs w:val="20"/>
          <w:shd w:val="clear" w:color="auto" w:fill="FFFF00"/>
          <w:lang w:val="es-DO"/>
        </w:rPr>
        <w:t>[INSERT EMPLOYER FULL NAME]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s-DO"/>
        </w:rPr>
        <w:t xml:space="preserve"> y </w:t>
      </w:r>
      <w:r w:rsidRPr="00A62D3C">
        <w:rPr>
          <w:rFonts w:ascii="Poppins" w:eastAsia="Times New Roman" w:hAnsi="Poppins" w:cs="Poppins"/>
          <w:b/>
          <w:bCs/>
          <w:color w:val="000000"/>
          <w:sz w:val="20"/>
          <w:szCs w:val="20"/>
          <w:shd w:val="clear" w:color="auto" w:fill="FFFF00"/>
          <w:lang w:val="es-DO"/>
        </w:rPr>
        <w:t>[INSERT EMPLOYEE FULL NAME]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s-DO"/>
        </w:rPr>
        <w:t xml:space="preserve">, quienes declaran que esas son las firmas que acostumbran a usar en todos los actos, tanto públicos como privados, por lo que se les puede dar entera fe y crédito. 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En la ciudad de 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city]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, 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province]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, República Dominicana, el día 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day letters]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 (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day numbers]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) del mes de 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month letters]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 del año 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year letters]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 xml:space="preserve"> (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shd w:val="clear" w:color="auto" w:fill="FFFF00"/>
          <w:lang w:val="en-US"/>
        </w:rPr>
        <w:t>[Insert signing year numbers]</w:t>
      </w:r>
      <w:r w:rsidRPr="00A62D3C">
        <w:rPr>
          <w:rFonts w:ascii="Poppins" w:eastAsia="Times New Roman" w:hAnsi="Poppins" w:cs="Poppins"/>
          <w:color w:val="000000"/>
          <w:sz w:val="20"/>
          <w:szCs w:val="20"/>
          <w:lang w:val="en-US"/>
        </w:rPr>
        <w:t>).</w:t>
      </w:r>
    </w:p>
    <w:p w14:paraId="4BE9E8DB" w14:textId="77777777" w:rsidR="00A62D3C" w:rsidRPr="00D47F3F" w:rsidRDefault="00A62D3C" w:rsidP="00A62D3C">
      <w:pPr>
        <w:jc w:val="center"/>
        <w:rPr>
          <w:rFonts w:ascii="Poppins" w:eastAsia="Times New Roman" w:hAnsi="Poppins" w:cs="Poppins"/>
          <w:b/>
          <w:bCs/>
          <w:color w:val="000000"/>
          <w:sz w:val="20"/>
          <w:szCs w:val="20"/>
          <w:lang w:val="en-US"/>
        </w:rPr>
      </w:pPr>
    </w:p>
    <w:p w14:paraId="25F8B6BC" w14:textId="77777777" w:rsidR="00A62D3C" w:rsidRPr="00D47F3F" w:rsidRDefault="00A62D3C" w:rsidP="00A62D3C">
      <w:pPr>
        <w:jc w:val="center"/>
        <w:rPr>
          <w:rFonts w:ascii="Poppins" w:eastAsia="Times New Roman" w:hAnsi="Poppins" w:cs="Poppins"/>
          <w:b/>
          <w:bCs/>
          <w:color w:val="000000"/>
          <w:sz w:val="20"/>
          <w:szCs w:val="20"/>
          <w:lang w:val="en-US"/>
        </w:rPr>
      </w:pPr>
    </w:p>
    <w:p w14:paraId="6CED3A94" w14:textId="6796F9C4" w:rsidR="00A62D3C" w:rsidRPr="00A62D3C" w:rsidRDefault="00A62D3C" w:rsidP="00A62D3C">
      <w:pPr>
        <w:jc w:val="center"/>
        <w:rPr>
          <w:rFonts w:ascii="Poppins" w:eastAsia="Times New Roman" w:hAnsi="Poppins" w:cs="Poppins"/>
          <w:sz w:val="20"/>
          <w:szCs w:val="20"/>
          <w:lang w:val="es-DO"/>
        </w:rPr>
      </w:pPr>
      <w:r w:rsidRPr="00A62D3C">
        <w:rPr>
          <w:rFonts w:ascii="Poppins" w:eastAsia="Times New Roman" w:hAnsi="Poppins" w:cs="Poppins"/>
          <w:b/>
          <w:bCs/>
          <w:color w:val="000000"/>
          <w:sz w:val="20"/>
          <w:szCs w:val="20"/>
          <w:lang w:val="es-DO"/>
        </w:rPr>
        <w:t>________________________________________</w:t>
      </w:r>
    </w:p>
    <w:p w14:paraId="63ED3E65" w14:textId="77777777" w:rsidR="00A62D3C" w:rsidRPr="00A62D3C" w:rsidRDefault="00A62D3C" w:rsidP="00A62D3C">
      <w:pPr>
        <w:jc w:val="center"/>
        <w:rPr>
          <w:rFonts w:ascii="Poppins" w:eastAsia="Times New Roman" w:hAnsi="Poppins" w:cs="Poppins"/>
          <w:sz w:val="20"/>
          <w:szCs w:val="20"/>
          <w:lang w:val="es-DO"/>
        </w:rPr>
      </w:pPr>
      <w:r w:rsidRPr="00A62D3C">
        <w:rPr>
          <w:rFonts w:ascii="Poppins" w:eastAsia="Times New Roman" w:hAnsi="Poppins" w:cs="Poppins"/>
          <w:b/>
          <w:bCs/>
          <w:color w:val="000000"/>
          <w:sz w:val="20"/>
          <w:szCs w:val="20"/>
          <w:lang w:val="es-DO"/>
        </w:rPr>
        <w:t>Notario Público</w:t>
      </w:r>
    </w:p>
    <w:p w14:paraId="4150445D" w14:textId="77777777" w:rsidR="000D68F5" w:rsidRPr="00A62D3C" w:rsidRDefault="000D68F5" w:rsidP="00965396">
      <w:pPr>
        <w:jc w:val="both"/>
        <w:rPr>
          <w:rFonts w:ascii="Poppins" w:hAnsi="Poppins" w:cs="Poppins"/>
          <w:sz w:val="20"/>
          <w:szCs w:val="20"/>
        </w:rPr>
      </w:pPr>
    </w:p>
    <w:p w14:paraId="360CA2A9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4543EDAA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05B843DA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381B974A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15B928B8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0C26900B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0208A54F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2A4B5F19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1DA8917E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137E671F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7C31E271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5ADF5B15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78AE5137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774E8269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59AE9F0A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0995A247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444A6FFE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6D8280C9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p w14:paraId="301D0FD3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tbl>
      <w:tblPr>
        <w:tblW w:w="11199" w:type="dxa"/>
        <w:tblInd w:w="-1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3313"/>
        <w:gridCol w:w="2740"/>
        <w:gridCol w:w="2456"/>
        <w:gridCol w:w="2178"/>
      </w:tblGrid>
      <w:tr w:rsidR="001531AE" w:rsidRPr="00A62D3C" w14:paraId="0C71C63E" w14:textId="77777777" w:rsidTr="007427D1">
        <w:trPr>
          <w:tblHeader/>
        </w:trPr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AE76F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b/>
                <w:bCs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b/>
                <w:bCs/>
                <w:sz w:val="20"/>
                <w:szCs w:val="20"/>
                <w:lang w:val="es-DO"/>
              </w:rPr>
              <w:t>#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D5148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b/>
                <w:bCs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b/>
                <w:bCs/>
                <w:sz w:val="20"/>
                <w:szCs w:val="20"/>
                <w:lang w:val="es-DO"/>
              </w:rPr>
              <w:t>FIELD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42DB2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b/>
                <w:bCs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b/>
                <w:bCs/>
                <w:sz w:val="20"/>
                <w:szCs w:val="20"/>
                <w:lang w:val="es-DO"/>
              </w:rPr>
              <w:t>Descripción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9C6C7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b/>
                <w:bCs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b/>
                <w:bCs/>
                <w:sz w:val="20"/>
                <w:szCs w:val="20"/>
                <w:lang w:val="es-DO"/>
              </w:rPr>
              <w:t>Ejemplo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B9436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b/>
                <w:bCs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b/>
                <w:bCs/>
                <w:sz w:val="20"/>
                <w:szCs w:val="20"/>
                <w:lang w:val="es-DO"/>
              </w:rPr>
              <w:t>Tipo</w:t>
            </w:r>
          </w:p>
        </w:tc>
      </w:tr>
      <w:tr w:rsidR="001531AE" w:rsidRPr="00A62D3C" w14:paraId="7A4DF344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EFE36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1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B0E3F" w14:textId="6F41D293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INSERT EMPLOYER </w:t>
            </w:r>
            <w:r w:rsidR="001531AE">
              <w:rPr>
                <w:rFonts w:ascii="Poppins" w:eastAsia="Poppins" w:hAnsi="Poppins" w:cs="Poppins"/>
                <w:sz w:val="20"/>
                <w:szCs w:val="20"/>
                <w:lang w:val="es-DO"/>
              </w:rPr>
              <w:t>FULL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 NAME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E5C4E" w14:textId="4D435241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Nombre </w:t>
            </w:r>
            <w:r w:rsidR="001531AE">
              <w:rPr>
                <w:rFonts w:ascii="Poppins" w:eastAsia="Poppins" w:hAnsi="Poppins" w:cs="Poppins"/>
                <w:sz w:val="20"/>
                <w:szCs w:val="20"/>
                <w:lang w:val="es-DO"/>
              </w:rPr>
              <w:t>completo</w:t>
            </w: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 del empleador.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7F8E0" w14:textId="5775EED5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</w:t>
            </w:r>
            <w:r w:rsidR="001531AE">
              <w:rPr>
                <w:rFonts w:ascii="Poppins" w:eastAsia="Poppins" w:hAnsi="Poppins" w:cs="Poppins"/>
                <w:sz w:val="20"/>
                <w:szCs w:val="20"/>
                <w:lang w:val="es-DO"/>
              </w:rPr>
              <w:t>Juan Pérez Gómez”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3695D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32B06EC0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77F8B" w14:textId="1DF7204F" w:rsidR="001531AE" w:rsidRPr="00A62D3C" w:rsidRDefault="001531AE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2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4CC3D" w14:textId="4635CBF5" w:rsidR="001531AE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1531AE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Insert employer </w:t>
            </w:r>
            <w:r w:rsidR="001531AE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ID number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C2AB5" w14:textId="14BDD77E" w:rsidR="001531AE" w:rsidRPr="00A62D3C" w:rsidRDefault="001531AE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Número de cédula del empleador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F46FB" w14:textId="5A2DF891" w:rsidR="001531AE" w:rsidRPr="00A62D3C" w:rsidRDefault="001531AE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“001-0000000-0”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2F43C" w14:textId="7695EFAB" w:rsidR="001531AE" w:rsidRPr="00A62D3C" w:rsidRDefault="001531AE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5C29E96A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19250" w14:textId="3FA51F3A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3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70744" w14:textId="212E9FB9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employer full address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E8D73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Domicilio completo del empleador.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55522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"Calle XYZ #123, Santo Domingo"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FE9D2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2F128632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B94BC" w14:textId="6C19E1EB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4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5C02C" w14:textId="170C4E03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EMPLOYEE FULL NAME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A2395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Nombre completo del empleado.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415E5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"María López Rodríguez"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8DB51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745D3C3C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308D9" w14:textId="7B03A264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5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76120" w14:textId="4256BDA6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employee nationality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5B882" w14:textId="3EC75424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Nacionalidad </w:t>
            </w:r>
            <w:r w:rsidR="001531AE">
              <w:rPr>
                <w:rFonts w:ascii="Poppins" w:eastAsia="Poppins" w:hAnsi="Poppins" w:cs="Poppins"/>
                <w:sz w:val="20"/>
                <w:szCs w:val="20"/>
                <w:lang w:val="es-DO"/>
              </w:rPr>
              <w:t>del Trabajador</w:t>
            </w: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40952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"dominicana"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6948A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44012320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CBC4A" w14:textId="3EC60A1E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6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02B57" w14:textId="36481A1F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employee marital status: "casado(a)" / "soltero(a)"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B74E3" w14:textId="5771FD94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Estado civil </w:t>
            </w:r>
            <w:r w:rsidR="001531AE">
              <w:rPr>
                <w:rFonts w:ascii="Poppins" w:eastAsia="Poppins" w:hAnsi="Poppins" w:cs="Poppins"/>
                <w:sz w:val="20"/>
                <w:szCs w:val="20"/>
                <w:lang w:val="es-DO"/>
              </w:rPr>
              <w:t>del Trabajador</w:t>
            </w: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FD87F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"casado(a)"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1442D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Dropdown/Text</w:t>
            </w:r>
          </w:p>
        </w:tc>
      </w:tr>
      <w:tr w:rsidR="001531AE" w:rsidRPr="00A62D3C" w14:paraId="579BB0D8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DC318" w14:textId="7532BB30" w:rsidR="001531AE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7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24DE7" w14:textId="459C0C14" w:rsidR="001531AE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1531AE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employe</w:t>
            </w:r>
            <w:r w:rsidR="001531AE">
              <w:rPr>
                <w:rFonts w:ascii="Poppins" w:eastAsia="Poppins" w:hAnsi="Poppins" w:cs="Poppins"/>
                <w:sz w:val="20"/>
                <w:szCs w:val="20"/>
                <w:lang w:val="es-DO"/>
              </w:rPr>
              <w:t>e age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37D1F" w14:textId="64E294BD" w:rsidR="001531AE" w:rsidRPr="00A62D3C" w:rsidRDefault="001531AE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Edad del Trabajador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3DECF" w14:textId="459C5C48" w:rsidR="001531AE" w:rsidRPr="00A62D3C" w:rsidRDefault="001531AE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“x años”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78F27" w14:textId="775C098F" w:rsidR="001531AE" w:rsidRPr="00A62D3C" w:rsidRDefault="001531AE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Dropdown/Number</w:t>
            </w:r>
          </w:p>
        </w:tc>
      </w:tr>
      <w:tr w:rsidR="001531AE" w:rsidRPr="00A62D3C" w14:paraId="3DAB747E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D65FA" w14:textId="6C5D7F80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8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E227A" w14:textId="1B757275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Insert employee </w:t>
            </w:r>
            <w:r w:rsidR="001531AE">
              <w:rPr>
                <w:rFonts w:ascii="Poppins" w:eastAsia="Poppins" w:hAnsi="Poppins" w:cs="Poppins"/>
                <w:sz w:val="20"/>
                <w:szCs w:val="20"/>
                <w:lang w:val="es-DO"/>
              </w:rPr>
              <w:t>gender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D8980" w14:textId="0CB6AC5C" w:rsidR="002F7235" w:rsidRPr="00A62D3C" w:rsidRDefault="001531AE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Sexo del Trabajador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0AB8D" w14:textId="0F02166B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</w:t>
            </w:r>
            <w:r w:rsidR="001531AE">
              <w:rPr>
                <w:rFonts w:ascii="Poppins" w:eastAsia="Poppins" w:hAnsi="Poppins" w:cs="Poppins"/>
                <w:sz w:val="20"/>
                <w:szCs w:val="20"/>
                <w:lang w:val="es-DO"/>
              </w:rPr>
              <w:t>Femenino/Masculino</w:t>
            </w: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1EE9B" w14:textId="79B2B5E1" w:rsidR="002F7235" w:rsidRPr="00A62D3C" w:rsidRDefault="001531AE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Dropdown/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6B767B8D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ED988" w14:textId="18AA65CB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9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BEB29" w14:textId="444D7FFC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employee ID number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93293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No. ID empleado.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61175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"001-2345678-9"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8B076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239847BD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EC483" w14:textId="6557B94F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10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5ABD6" w14:textId="18F5414D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employee full address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DE6D6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Dirección completa empleado.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DA57D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"Av. ABC #456, Santo Domingo Este"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28F18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58D15A09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8CBBE" w14:textId="0DAE00B5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11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D1ED4" w14:textId="38B48F57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n-US"/>
              </w:rPr>
              <w:t>Insert start date: "[day] de [month] de [year]"</w:t>
            </w: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46696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Fecha de inicio efectivo.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04B7A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"15 de marzo de 2026"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C6FFF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Date/Text</w:t>
            </w:r>
          </w:p>
        </w:tc>
      </w:tr>
      <w:tr w:rsidR="007427D1" w:rsidRPr="00A62D3C" w14:paraId="1F212814" w14:textId="77777777" w:rsidTr="00220D0A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B3291" w14:textId="2892CB45" w:rsidR="007427D1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12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FA749" w14:textId="4FB6E346" w:rsidR="007427D1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[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n-US"/>
              </w:rPr>
              <w:t>Insert work schedule: "lunes a viernes, de 9:00 a.m. a 6:00 p.m." / ...</w:t>
            </w: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187B8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Horario específico.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05C68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"lunes-viernes 8am-5pm"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5F553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7427D1" w:rsidRPr="00A62D3C" w14:paraId="1814FB20" w14:textId="77777777" w:rsidTr="00220D0A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6F014" w14:textId="64F4B348" w:rsidR="007427D1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13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4F062" w14:textId="6573F5AB" w:rsidR="007427D1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primary responsibility: "Realizar las funciones..."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68D28" w14:textId="59ADA656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Responsabilidad</w:t>
            </w:r>
            <w:r w:rsidR="007B0ECA">
              <w:rPr>
                <w:rFonts w:ascii="Poppins" w:eastAsia="Poppins" w:hAnsi="Poppins" w:cs="Poppins"/>
                <w:sz w:val="20"/>
                <w:szCs w:val="20"/>
                <w:lang w:val="es-DO"/>
              </w:rPr>
              <w:t>es</w:t>
            </w: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 (a).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22227" w14:textId="0516635E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</w:t>
            </w:r>
            <w:r w:rsidR="007B0ECA">
              <w:rPr>
                <w:rFonts w:ascii="Poppins" w:eastAsia="Poppins" w:hAnsi="Poppins" w:cs="Poppins"/>
                <w:sz w:val="20"/>
                <w:szCs w:val="20"/>
                <w:lang w:val="es-DO"/>
              </w:rPr>
              <w:t>Limpieza y mantenimiento</w:t>
            </w: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51E37" w14:textId="03D436A3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7427D1" w:rsidRPr="00A62D3C" w14:paraId="4A5F2409" w14:textId="77777777" w:rsidTr="00220D0A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2595B" w14:textId="4A4C9B60" w:rsidR="007427D1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14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ABB45" w14:textId="3DB1D9AB" w:rsidR="007427D1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salary in words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F1D48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Salario en letras.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33D7B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"veinticinco mil pesos"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A67DB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7427D1" w:rsidRPr="00A62D3C" w14:paraId="1D0DB452" w14:textId="77777777" w:rsidTr="00220D0A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64131" w14:textId="56C18DF3" w:rsidR="007427D1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15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FB910" w14:textId="5233ADF6" w:rsidR="007427D1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[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n-US"/>
              </w:rPr>
              <w:t>Insert salary amount with currency: "RD$X,XXX.00"/"US$X,XXX.00"</w:t>
            </w: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B607F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Salario en números y moneda.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1BF20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"RD$25,000.00"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E2A69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7427D1" w:rsidRPr="00A62D3C" w14:paraId="6D037634" w14:textId="77777777" w:rsidTr="00220D0A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B6DC7" w14:textId="7841524B" w:rsidR="007427D1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16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F49C7" w14:textId="23EA3849" w:rsidR="007427D1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[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n-US"/>
              </w:rPr>
              <w:t>Insert payment frequency: "mensuales" / "quincenales" / ...</w:t>
            </w: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E3301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Frecuencia pago.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793CB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"mensuales"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D91EA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Dropdown/Text</w:t>
            </w:r>
          </w:p>
        </w:tc>
      </w:tr>
      <w:tr w:rsidR="007427D1" w:rsidRPr="00A62D3C" w14:paraId="3385FE75" w14:textId="77777777" w:rsidTr="00220D0A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A8B92" w14:textId="1CC36E5A" w:rsidR="007427D1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17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9426C" w14:textId="6029FE67" w:rsidR="007427D1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[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n-US"/>
              </w:rPr>
              <w:t>Insert payment schedule: "en dos partidas..." / ...</w:t>
            </w: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5EFAB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Calendario de pago.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84312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"días 15 y 30 de cada mes"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1DC1C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7427D1" w:rsidRPr="00A62D3C" w14:paraId="2B8DD19A" w14:textId="77777777" w:rsidTr="00220D0A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050D2" w14:textId="3296027C" w:rsidR="007427D1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18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98905" w14:textId="2EDEF88A" w:rsidR="007427D1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IF WITH ADDITIONAL BENEFITS: "..."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A519F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Activar beneficios extras.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9FB34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"Sí"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6EDCE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Toggle</w:t>
            </w:r>
          </w:p>
        </w:tc>
      </w:tr>
      <w:tr w:rsidR="007427D1" w:rsidRPr="00A62D3C" w14:paraId="03A64DF3" w14:textId="77777777" w:rsidTr="00220D0A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9F69E" w14:textId="1486064A" w:rsidR="007427D1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19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6FE44" w14:textId="62BB2351" w:rsidR="007427D1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benefit: "[Other benefit]"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53BB6" w14:textId="158A9EA9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Beneficio adicional.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09A1F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"Comedor subsidiado"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56B69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 (condicional)</w:t>
            </w:r>
          </w:p>
        </w:tc>
      </w:tr>
      <w:tr w:rsidR="007427D1" w:rsidRPr="00A62D3C" w14:paraId="3D755C53" w14:textId="77777777" w:rsidTr="00220D0A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44AC1" w14:textId="05D6826A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2</w:t>
            </w:r>
            <w:r w:rsidR="007B0ECA">
              <w:rPr>
                <w:rFonts w:ascii="Poppins" w:eastAsia="Poppins" w:hAnsi="Poppins" w:cs="Poppins"/>
                <w:sz w:val="20"/>
                <w:szCs w:val="20"/>
                <w:lang w:val="es-DO"/>
              </w:rPr>
              <w:t>0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4AF25" w14:textId="7647464D" w:rsidR="007427D1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contract duration: "por tiempo indefinido" / ...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000E5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Tipo y duración del contrato.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F44F5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"por tiempo indefinido"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536D4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Dropdown/Text</w:t>
            </w:r>
          </w:p>
        </w:tc>
      </w:tr>
      <w:tr w:rsidR="007427D1" w:rsidRPr="00A62D3C" w14:paraId="7113C2B9" w14:textId="77777777" w:rsidTr="00220D0A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3DDF7" w14:textId="307A064D" w:rsidR="007427D1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21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72586" w14:textId="4A5D934A" w:rsidR="007427D1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[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n-US"/>
              </w:rPr>
              <w:t>Insert notification period: ej. "cinco (5)"</w:t>
            </w: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74286" w14:textId="79533A28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Plazo 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mínimo de preaviso</w:t>
            </w: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FD50A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"cinco (5)"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CA99D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6F70289C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DABE8" w14:textId="02FC56F2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22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8A239" w14:textId="26C202A6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signing city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42E5D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Ciudad firma.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36E76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"Santo Domingo de Guzmán"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1AC6A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78EF67B8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2DB2A" w14:textId="07C8532B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23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EA2B8" w14:textId="352E6649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signing province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512C3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Provincia firma.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D72DE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"Distrito Nacional"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CA769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0A720815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AF25C" w14:textId="26E89E99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24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07849" w14:textId="180C8C5F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signing day letters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3393A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Día en letras.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71C18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"quince"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D9D22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0B727A9A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CC23A" w14:textId="5E532715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25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4188B" w14:textId="0EFB9FF2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signing day numbers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E4E6F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Día en números.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3CC2C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"15"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C7147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Number/Text</w:t>
            </w:r>
          </w:p>
        </w:tc>
      </w:tr>
      <w:tr w:rsidR="001531AE" w:rsidRPr="00A62D3C" w14:paraId="15779104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61633" w14:textId="248ABE2C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26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E7B77" w14:textId="68B3694F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signing month letters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37560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Mes en letras.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AA1FD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"marzo"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55700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69FF9E39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2FD3A" w14:textId="7D5B70DD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27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96B71" w14:textId="21C370F5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signing year letters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BB1EE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Año en letras.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5D62C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"dos mil veintiséis"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6203D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2BAE209A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5D74A" w14:textId="0AA359DE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28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0D88B" w14:textId="2F562252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signing year numbers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04235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Año en números.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8D2E1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"2026"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EE397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Number/Text</w:t>
            </w:r>
          </w:p>
        </w:tc>
      </w:tr>
      <w:tr w:rsidR="001531AE" w:rsidRPr="00A62D3C" w14:paraId="7240DE85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57A74" w14:textId="260FE289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29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78B10" w14:textId="4C4AB125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n-US"/>
              </w:rPr>
              <w:t>INSERT EMPLOYER FULL NAME</w:t>
            </w: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E8CE7" w14:textId="3D87EA42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Nombre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 empleador.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03437" w14:textId="4A03019F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</w:t>
            </w:r>
            <w:r w:rsidR="007B0ECA">
              <w:rPr>
                <w:rFonts w:ascii="Poppins" w:eastAsia="Poppins" w:hAnsi="Poppins" w:cs="Poppins"/>
                <w:sz w:val="20"/>
                <w:szCs w:val="20"/>
                <w:lang w:val="es-DO"/>
              </w:rPr>
              <w:t>Juan Perez Gómez</w:t>
            </w: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FF89A" w14:textId="17C0828D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7427D1" w:rsidRPr="00A62D3C" w14:paraId="34DE0983" w14:textId="77777777" w:rsidTr="00220D0A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13A60" w14:textId="4BAFA6F7" w:rsidR="007427D1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30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9353E" w14:textId="47863546" w:rsidR="007427D1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[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n-US"/>
              </w:rPr>
              <w:t>INSERT EMPLOYEE FULL NAME</w:t>
            </w: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C401F" w14:textId="7AA8EF60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Nombre 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Trabajador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4D2BC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"María López"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5384F" w14:textId="77777777" w:rsidR="007427D1" w:rsidRPr="00A62D3C" w:rsidRDefault="007427D1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751546AD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58575" w14:textId="0D679A81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31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DBE23" w14:textId="335B10F6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notary jurisdiction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3F604" w14:textId="5839D93D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Jurisdicción </w:t>
            </w:r>
            <w:r w:rsidR="007B0ECA">
              <w:rPr>
                <w:rFonts w:ascii="Poppins" w:eastAsia="Poppins" w:hAnsi="Poppins" w:cs="Poppins"/>
                <w:sz w:val="20"/>
                <w:szCs w:val="20"/>
                <w:lang w:val="es-DO"/>
              </w:rPr>
              <w:t>N</w:t>
            </w: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otario.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1E539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"Distrito Nacional"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39985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0D52218E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54000" w14:textId="7A5F0F24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32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5223C" w14:textId="59F16CB0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Insert notary license number</w:t>
            </w: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F104C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Matrícula notario.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0E56F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"12345"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ECB83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185F1308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2A7F5" w14:textId="040054FF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33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24EBA" w14:textId="066A1616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n-US"/>
              </w:rPr>
              <w:t>INSERT EMPLOYER FULL NAME</w:t>
            </w: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]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2FE8D" w14:textId="22658D2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Nombre 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empleado</w:t>
            </w:r>
            <w:r w:rsidR="007427D1">
              <w:rPr>
                <w:rFonts w:ascii="Poppins" w:eastAsia="Poppins" w:hAnsi="Poppins" w:cs="Poppins"/>
                <w:sz w:val="20"/>
                <w:szCs w:val="20"/>
                <w:lang w:val="es-DO"/>
              </w:rPr>
              <w:t>r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 para </w:t>
            </w:r>
            <w:r w:rsidR="007427D1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coletilla 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notari</w:t>
            </w:r>
            <w:r w:rsidR="007427D1">
              <w:rPr>
                <w:rFonts w:ascii="Poppins" w:eastAsia="Poppins" w:hAnsi="Poppins" w:cs="Poppins"/>
                <w:sz w:val="20"/>
                <w:szCs w:val="20"/>
                <w:lang w:val="es-DO"/>
              </w:rPr>
              <w:t>al</w:t>
            </w:r>
            <w:r w:rsidR="007427D1"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C3DEA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"Juan Pérez"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019EA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  <w:tr w:rsidR="001531AE" w:rsidRPr="00A62D3C" w14:paraId="2B2F4831" w14:textId="77777777" w:rsidTr="007427D1">
        <w:tc>
          <w:tcPr>
            <w:tcW w:w="5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9D866" w14:textId="72390435" w:rsidR="002F7235" w:rsidRPr="00A62D3C" w:rsidRDefault="007B0ECA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s-DO"/>
              </w:rPr>
              <w:t>34</w:t>
            </w:r>
          </w:p>
        </w:tc>
        <w:tc>
          <w:tcPr>
            <w:tcW w:w="3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F8744" w14:textId="14A25E28" w:rsidR="002F7235" w:rsidRPr="00A62D3C" w:rsidRDefault="00DA3D98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[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n-US"/>
              </w:rPr>
              <w:t>INSERT EMPLOYEE FULL NAME</w:t>
            </w: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]</w:t>
            </w:r>
            <w:r w:rsidR="002F7235" w:rsidRPr="00A62D3C">
              <w:rPr>
                <w:rFonts w:ascii="Poppins" w:eastAsia="Poppins" w:hAnsi="Poppins" w:cs="Poppins"/>
                <w:sz w:val="20"/>
                <w:szCs w:val="20"/>
                <w:lang w:val="en-US"/>
              </w:rPr>
              <w:t xml:space="preserve"> (repetido en notarial)</w:t>
            </w:r>
          </w:p>
        </w:tc>
        <w:tc>
          <w:tcPr>
            <w:tcW w:w="27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4F6BF" w14:textId="3CC687C8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Nombre </w:t>
            </w:r>
            <w:r w:rsidR="007B0ECA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trabajador</w:t>
            </w: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 para </w:t>
            </w:r>
            <w:r w:rsidR="007427D1">
              <w:rPr>
                <w:rFonts w:ascii="Poppins" w:eastAsia="Poppins" w:hAnsi="Poppins" w:cs="Poppins"/>
                <w:sz w:val="20"/>
                <w:szCs w:val="20"/>
                <w:lang w:val="es-DO"/>
              </w:rPr>
              <w:t xml:space="preserve">coletilla </w:t>
            </w: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notari</w:t>
            </w:r>
            <w:r w:rsidR="007427D1">
              <w:rPr>
                <w:rFonts w:ascii="Poppins" w:eastAsia="Poppins" w:hAnsi="Poppins" w:cs="Poppins"/>
                <w:sz w:val="20"/>
                <w:szCs w:val="20"/>
                <w:lang w:val="es-DO"/>
              </w:rPr>
              <w:t>al</w:t>
            </w: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.</w:t>
            </w:r>
          </w:p>
        </w:tc>
        <w:tc>
          <w:tcPr>
            <w:tcW w:w="2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ADC53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"María López"</w:t>
            </w:r>
          </w:p>
        </w:tc>
        <w:tc>
          <w:tcPr>
            <w:tcW w:w="21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3206A" w14:textId="77777777" w:rsidR="002F7235" w:rsidRPr="00A62D3C" w:rsidRDefault="002F7235" w:rsidP="00220D0A">
            <w:pPr>
              <w:jc w:val="both"/>
              <w:rPr>
                <w:rFonts w:ascii="Poppins" w:eastAsia="Poppins" w:hAnsi="Poppins" w:cs="Poppins"/>
                <w:sz w:val="20"/>
                <w:szCs w:val="20"/>
                <w:lang w:val="es-DO"/>
              </w:rPr>
            </w:pPr>
            <w:r w:rsidRPr="00A62D3C">
              <w:rPr>
                <w:rFonts w:ascii="Poppins" w:eastAsia="Poppins" w:hAnsi="Poppins" w:cs="Poppins"/>
                <w:sz w:val="20"/>
                <w:szCs w:val="20"/>
                <w:lang w:val="es-DO"/>
              </w:rPr>
              <w:t>Text</w:t>
            </w:r>
          </w:p>
        </w:tc>
      </w:tr>
    </w:tbl>
    <w:p w14:paraId="7C381DC4" w14:textId="77777777" w:rsidR="002F7235" w:rsidRPr="00A62D3C" w:rsidRDefault="002F7235" w:rsidP="00965396">
      <w:pPr>
        <w:jc w:val="both"/>
        <w:rPr>
          <w:rFonts w:ascii="Poppins" w:hAnsi="Poppins" w:cs="Poppins"/>
          <w:sz w:val="20"/>
          <w:szCs w:val="20"/>
        </w:rPr>
      </w:pPr>
    </w:p>
    <w:sectPr w:rsidR="002F7235" w:rsidRPr="00A62D3C" w:rsidSect="00DB0F6D">
      <w:headerReference w:type="default" r:id="rId11"/>
      <w:footerReference w:type="even" r:id="rId12"/>
      <w:footerReference w:type="default" r:id="rId13"/>
      <w:pgSz w:w="12240" w:h="15840"/>
      <w:pgMar w:top="990" w:right="1435" w:bottom="1418" w:left="1710" w:header="900" w:footer="106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ND" w:date="2026-02-24T20:06:00Z" w:initials="ND">
    <w:p w14:paraId="3504E934" w14:textId="77777777" w:rsidR="00A62D3C" w:rsidRDefault="00A62D3C" w:rsidP="00A62D3C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>Ver con el cliente si es posible colocar fórmula para que si el usuario elige que el Empleador sea masculino o femenino, se cambie automáticamente a Empleador o Empleadora y así se adecúe al género.</w:t>
      </w:r>
    </w:p>
  </w:comment>
  <w:comment w:id="2" w:author="frayni@awl.com.do" w:date="2026-03-20T18:29:00Z" w:initials="f">
    <w:p w14:paraId="2FDBA9AB" w14:textId="77777777" w:rsidR="00E90CFC" w:rsidRDefault="00E90CFC" w:rsidP="00E90CFC">
      <w:pPr>
        <w:pStyle w:val="Textocomentario"/>
      </w:pPr>
      <w:r>
        <w:rPr>
          <w:rStyle w:val="Refdecomentario"/>
        </w:rPr>
        <w:annotationRef/>
      </w:r>
      <w:r>
        <w:rPr>
          <w:lang w:val="es-DO"/>
        </w:rPr>
        <w:t>A discutir con desarrolladores.</w:t>
      </w:r>
    </w:p>
  </w:comment>
  <w:comment w:id="10" w:author="ND" w:date="2026-02-24T20:07:00Z" w:initials="ND">
    <w:p w14:paraId="25FCA5D5" w14:textId="77777777" w:rsidR="00A62D3C" w:rsidRDefault="00A62D3C" w:rsidP="00A62D3C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>Ibíd.</w:t>
      </w:r>
    </w:p>
  </w:comment>
  <w:comment w:id="16" w:author="frayni@awl.com.do" w:date="2026-03-20T18:32:00Z" w:initials="f">
    <w:p w14:paraId="160E58B6" w14:textId="77777777" w:rsidR="00E90CFC" w:rsidRDefault="00E90CFC" w:rsidP="00E90CFC">
      <w:pPr>
        <w:pStyle w:val="Textocomentario"/>
      </w:pPr>
      <w:r>
        <w:rPr>
          <w:rStyle w:val="Refdecomentario"/>
        </w:rPr>
        <w:annotationRef/>
      </w:r>
      <w:r>
        <w:rPr>
          <w:lang w:val="es-DO"/>
        </w:rPr>
        <w:t>Utilizar término neutro</w:t>
      </w:r>
    </w:p>
  </w:comment>
  <w:comment w:id="17" w:author="ND" w:date="2026-02-22T21:37:00Z" w:initials="ND">
    <w:p w14:paraId="51950DA0" w14:textId="695B1360" w:rsidR="00417B80" w:rsidRDefault="00756F40" w:rsidP="00417B80">
      <w:r>
        <w:rPr>
          <w:rStyle w:val="Refdecomentario"/>
        </w:rPr>
        <w:annotationRef/>
      </w:r>
      <w:r w:rsidR="00417B80">
        <w:rPr>
          <w:sz w:val="20"/>
          <w:szCs w:val="20"/>
        </w:rPr>
        <w:t>Sujeto a discusión con el Cliente, para ver si es posible que al usuario le salgan todas estas opciones y pueda ir seleccionando para que salgan en automático.</w:t>
      </w:r>
    </w:p>
  </w:comment>
  <w:comment w:id="18" w:author="frayni@awl.com.do" w:date="2026-03-20T18:29:00Z" w:initials="f">
    <w:p w14:paraId="68D61752" w14:textId="77777777" w:rsidR="00E90CFC" w:rsidRDefault="00E90CFC" w:rsidP="00E90CFC">
      <w:pPr>
        <w:pStyle w:val="Textocomentario"/>
      </w:pPr>
      <w:r>
        <w:rPr>
          <w:rStyle w:val="Refdecomentario"/>
        </w:rPr>
        <w:annotationRef/>
      </w:r>
      <w:r>
        <w:rPr>
          <w:lang w:val="es-DO"/>
        </w:rPr>
        <w:t>A discutir con desarolladores.</w:t>
      </w:r>
    </w:p>
  </w:comment>
  <w:comment w:id="21" w:author="frayni@awl.com.do" w:date="2026-03-20T18:32:00Z" w:initials="f">
    <w:p w14:paraId="38960FBC" w14:textId="77777777" w:rsidR="00E90CFC" w:rsidRDefault="00E90CFC" w:rsidP="00E90CFC">
      <w:pPr>
        <w:pStyle w:val="Textocomentario"/>
      </w:pPr>
      <w:r>
        <w:rPr>
          <w:rStyle w:val="Refdecomentario"/>
        </w:rPr>
        <w:annotationRef/>
      </w:r>
      <w:r>
        <w:rPr>
          <w:lang w:val="es-DO"/>
        </w:rPr>
        <w:t>Estandarizar uso de mayúsculas solo al principio de la palabra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04E934" w15:done="0"/>
  <w15:commentEx w15:paraId="2FDBA9AB" w15:paraIdParent="3504E934" w15:done="0"/>
  <w15:commentEx w15:paraId="25FCA5D5" w15:done="0"/>
  <w15:commentEx w15:paraId="160E58B6" w15:done="0"/>
  <w15:commentEx w15:paraId="51950DA0" w15:done="0"/>
  <w15:commentEx w15:paraId="68D61752" w15:paraIdParent="51950DA0" w15:done="0"/>
  <w15:commentEx w15:paraId="38960F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23C5CE" w16cex:dateUtc="2026-02-25T00:06:00Z"/>
  <w16cex:commentExtensible w16cex:durableId="196DA490" w16cex:dateUtc="2026-03-20T22:29:00Z"/>
  <w16cex:commentExtensible w16cex:durableId="1D4AD333" w16cex:dateUtc="2026-02-25T00:07:00Z"/>
  <w16cex:commentExtensible w16cex:durableId="2586AB4A" w16cex:dateUtc="2026-03-20T22:32:00Z"/>
  <w16cex:commentExtensible w16cex:durableId="7F027CBD" w16cex:dateUtc="2026-02-23T01:37:00Z"/>
  <w16cex:commentExtensible w16cex:durableId="4A719182" w16cex:dateUtc="2026-03-20T22:29:00Z"/>
  <w16cex:commentExtensible w16cex:durableId="58FE3E81" w16cex:dateUtc="2026-03-20T22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04E934" w16cid:durableId="6C23C5CE"/>
  <w16cid:commentId w16cid:paraId="2FDBA9AB" w16cid:durableId="196DA490"/>
  <w16cid:commentId w16cid:paraId="25FCA5D5" w16cid:durableId="1D4AD333"/>
  <w16cid:commentId w16cid:paraId="160E58B6" w16cid:durableId="2586AB4A"/>
  <w16cid:commentId w16cid:paraId="51950DA0" w16cid:durableId="7F027CBD"/>
  <w16cid:commentId w16cid:paraId="68D61752" w16cid:durableId="4A719182"/>
  <w16cid:commentId w16cid:paraId="38960FBC" w16cid:durableId="58FE3E8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89DE7" w14:textId="77777777" w:rsidR="004A3D8D" w:rsidRDefault="004A3D8D" w:rsidP="00FB0DB9">
      <w:r>
        <w:separator/>
      </w:r>
    </w:p>
  </w:endnote>
  <w:endnote w:type="continuationSeparator" w:id="0">
    <w:p w14:paraId="341D77B2" w14:textId="77777777" w:rsidR="004A3D8D" w:rsidRDefault="004A3D8D" w:rsidP="00FB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691866237"/>
      <w:docPartObj>
        <w:docPartGallery w:val="Page Numbers (Bottom of Page)"/>
        <w:docPartUnique/>
      </w:docPartObj>
    </w:sdtPr>
    <w:sdtContent>
      <w:p w14:paraId="5E44F287" w14:textId="577B5B55" w:rsidR="00965396" w:rsidRDefault="00965396" w:rsidP="007B0397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AA33E32" w14:textId="77777777" w:rsidR="00965396" w:rsidRDefault="00965396" w:rsidP="0096539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sz w:val="16"/>
        <w:szCs w:val="16"/>
      </w:rPr>
      <w:id w:val="-805004399"/>
      <w:docPartObj>
        <w:docPartGallery w:val="Page Numbers (Bottom of Page)"/>
        <w:docPartUnique/>
      </w:docPartObj>
    </w:sdtPr>
    <w:sdtContent>
      <w:p w14:paraId="19852657" w14:textId="63AAD228" w:rsidR="00965396" w:rsidRPr="00965396" w:rsidRDefault="00965396" w:rsidP="007B0397">
        <w:pPr>
          <w:pStyle w:val="Piedepgina"/>
          <w:framePr w:wrap="none" w:vAnchor="text" w:hAnchor="margin" w:xAlign="right" w:y="1"/>
          <w:rPr>
            <w:rStyle w:val="Nmerodepgina"/>
            <w:sz w:val="16"/>
            <w:szCs w:val="16"/>
          </w:rPr>
        </w:pPr>
        <w:r w:rsidRPr="00965396">
          <w:rPr>
            <w:rStyle w:val="Nmerodepgina"/>
            <w:sz w:val="16"/>
            <w:szCs w:val="16"/>
          </w:rPr>
          <w:fldChar w:fldCharType="begin"/>
        </w:r>
        <w:r w:rsidRPr="00965396">
          <w:rPr>
            <w:rStyle w:val="Nmerodepgina"/>
            <w:sz w:val="16"/>
            <w:szCs w:val="16"/>
          </w:rPr>
          <w:instrText xml:space="preserve"> PAGE </w:instrText>
        </w:r>
        <w:r w:rsidRPr="00965396">
          <w:rPr>
            <w:rStyle w:val="Nmerodepgina"/>
            <w:sz w:val="16"/>
            <w:szCs w:val="16"/>
          </w:rPr>
          <w:fldChar w:fldCharType="separate"/>
        </w:r>
        <w:r w:rsidRPr="00965396">
          <w:rPr>
            <w:rStyle w:val="Nmerodepgina"/>
            <w:noProof/>
            <w:sz w:val="16"/>
            <w:szCs w:val="16"/>
          </w:rPr>
          <w:t>3</w:t>
        </w:r>
        <w:r w:rsidRPr="00965396">
          <w:rPr>
            <w:rStyle w:val="Nmerodepgina"/>
            <w:sz w:val="16"/>
            <w:szCs w:val="16"/>
          </w:rPr>
          <w:fldChar w:fldCharType="end"/>
        </w:r>
      </w:p>
    </w:sdtContent>
  </w:sdt>
  <w:p w14:paraId="071C9207" w14:textId="77777777" w:rsidR="00092B96" w:rsidRPr="00965396" w:rsidRDefault="001B434F">
    <w:pPr>
      <w:pStyle w:val="Piedepgina"/>
      <w:ind w:right="360"/>
      <w:rPr>
        <w:rFonts w:ascii="Verdana" w:hAnsi="Verdana"/>
        <w:color w:val="808080"/>
        <w:sz w:val="16"/>
        <w:szCs w:val="16"/>
      </w:rPr>
    </w:pPr>
    <w:r w:rsidRPr="00965396">
      <w:rPr>
        <w:noProof/>
        <w:sz w:val="16"/>
        <w:szCs w:val="16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26A8B5" wp14:editId="1851B849">
              <wp:simplePos x="0" y="0"/>
              <wp:positionH relativeFrom="column">
                <wp:posOffset>4942840</wp:posOffset>
              </wp:positionH>
              <wp:positionV relativeFrom="paragraph">
                <wp:posOffset>635</wp:posOffset>
              </wp:positionV>
              <wp:extent cx="182880" cy="142240"/>
              <wp:effectExtent l="0" t="0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" cy="1422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22F920" w14:textId="77777777" w:rsidR="00092B96" w:rsidRDefault="00092B96">
                          <w:pPr>
                            <w:pStyle w:val="Piedepgina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26A8B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89.2pt;margin-top:.05pt;width:14.4pt;height:11.2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" stroked="f">
              <v:fill opacity="0"/>
              <v:textbox inset="0,0,0,0">
                <w:txbxContent>
                  <w:p w14:paraId="6D22F920" w14:textId="77777777" w:rsidR="00092B96" w:rsidRDefault="00092B96">
                    <w:pPr>
                      <w:pStyle w:val="Footer"/>
                    </w:pPr>
                  </w:p>
                </w:txbxContent>
              </v:textbox>
              <w10:wrap type="square" side="larges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5205A" w14:textId="77777777" w:rsidR="004A3D8D" w:rsidRDefault="004A3D8D" w:rsidP="00FB0DB9">
      <w:r>
        <w:separator/>
      </w:r>
    </w:p>
  </w:footnote>
  <w:footnote w:type="continuationSeparator" w:id="0">
    <w:p w14:paraId="63B42E88" w14:textId="77777777" w:rsidR="004A3D8D" w:rsidRDefault="004A3D8D" w:rsidP="00FB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582C2" w14:textId="77777777" w:rsidR="00092B96" w:rsidRPr="001F0DAB" w:rsidRDefault="00092B96" w:rsidP="00DB0F6D"/>
  <w:p w14:paraId="179643EA" w14:textId="77777777" w:rsidR="00092B96" w:rsidRPr="0014717C" w:rsidRDefault="00092B96" w:rsidP="00DB0F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14AAD"/>
    <w:multiLevelType w:val="hybridMultilevel"/>
    <w:tmpl w:val="1394589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A2E8B"/>
    <w:multiLevelType w:val="hybridMultilevel"/>
    <w:tmpl w:val="E52684B4"/>
    <w:lvl w:ilvl="0" w:tplc="6EA08742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9B7C02"/>
    <w:multiLevelType w:val="hybridMultilevel"/>
    <w:tmpl w:val="B0AC6342"/>
    <w:lvl w:ilvl="0" w:tplc="A022E5C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45393739">
    <w:abstractNumId w:val="2"/>
  </w:num>
  <w:num w:numId="2" w16cid:durableId="160124106">
    <w:abstractNumId w:val="1"/>
  </w:num>
  <w:num w:numId="3" w16cid:durableId="27468131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ayni@awl.com.do">
    <w15:presenceInfo w15:providerId="Windows Live" w15:userId="04828f7aad16b86a"/>
  </w15:person>
  <w15:person w15:author="ND">
    <w15:presenceInfo w15:providerId="None" w15:userId="N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B9"/>
    <w:rsid w:val="00041AE0"/>
    <w:rsid w:val="00057CE6"/>
    <w:rsid w:val="00092B96"/>
    <w:rsid w:val="000D68F5"/>
    <w:rsid w:val="000E7F88"/>
    <w:rsid w:val="00107DD2"/>
    <w:rsid w:val="001531AE"/>
    <w:rsid w:val="001B434F"/>
    <w:rsid w:val="00251E08"/>
    <w:rsid w:val="002978D8"/>
    <w:rsid w:val="002E37DA"/>
    <w:rsid w:val="002F7235"/>
    <w:rsid w:val="00417B80"/>
    <w:rsid w:val="004A3D8D"/>
    <w:rsid w:val="005313DA"/>
    <w:rsid w:val="0054724C"/>
    <w:rsid w:val="005777FE"/>
    <w:rsid w:val="005B29A0"/>
    <w:rsid w:val="006926AF"/>
    <w:rsid w:val="007427D1"/>
    <w:rsid w:val="007451CE"/>
    <w:rsid w:val="00756F40"/>
    <w:rsid w:val="00762B66"/>
    <w:rsid w:val="007A0396"/>
    <w:rsid w:val="007B0ECA"/>
    <w:rsid w:val="00815BAD"/>
    <w:rsid w:val="008631DE"/>
    <w:rsid w:val="00865EF0"/>
    <w:rsid w:val="00920252"/>
    <w:rsid w:val="00965396"/>
    <w:rsid w:val="00A3495B"/>
    <w:rsid w:val="00A62D3C"/>
    <w:rsid w:val="00A73B2E"/>
    <w:rsid w:val="00A86E28"/>
    <w:rsid w:val="00B14D5B"/>
    <w:rsid w:val="00B4588C"/>
    <w:rsid w:val="00B649E9"/>
    <w:rsid w:val="00BC5A1A"/>
    <w:rsid w:val="00C62753"/>
    <w:rsid w:val="00D47F3F"/>
    <w:rsid w:val="00D63ADF"/>
    <w:rsid w:val="00DA108F"/>
    <w:rsid w:val="00DA3D98"/>
    <w:rsid w:val="00DD0907"/>
    <w:rsid w:val="00DF386A"/>
    <w:rsid w:val="00E90CFC"/>
    <w:rsid w:val="00E96CC0"/>
    <w:rsid w:val="00F322ED"/>
    <w:rsid w:val="00FB0DB9"/>
    <w:rsid w:val="00FF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FD6FCDC"/>
  <w14:defaultImageDpi w14:val="300"/>
  <w15:docId w15:val="{742B6990-D9DA-694A-BC6D-9CB57780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DB9"/>
    <w:pPr>
      <w:widowControl w:val="0"/>
      <w:suppressAutoHyphens/>
    </w:pPr>
    <w:rPr>
      <w:rFonts w:ascii="Times New Roman" w:eastAsia="Arial Unicode MS" w:hAnsi="Times New Roman" w:cs="Times New Roman"/>
      <w:kern w:val="1"/>
      <w:lang w:val="es-MX"/>
    </w:rPr>
  </w:style>
  <w:style w:type="paragraph" w:styleId="Ttulo2">
    <w:name w:val="heading 2"/>
    <w:basedOn w:val="Normal"/>
    <w:next w:val="Normal"/>
    <w:link w:val="Ttulo2Car"/>
    <w:uiPriority w:val="99"/>
    <w:qFormat/>
    <w:rsid w:val="00FB0DB9"/>
    <w:pPr>
      <w:keepNext/>
      <w:widowControl/>
      <w:suppressAutoHyphens w:val="0"/>
      <w:jc w:val="center"/>
      <w:outlineLvl w:val="1"/>
    </w:pPr>
    <w:rPr>
      <w:rFonts w:ascii="Arial Narrow" w:eastAsia="Times New Roman" w:hAnsi="Arial Narrow"/>
      <w:kern w:val="0"/>
      <w:sz w:val="28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rsid w:val="00FB0DB9"/>
    <w:rPr>
      <w:rFonts w:ascii="Arial Narrow" w:eastAsia="Times New Roman" w:hAnsi="Arial Narrow" w:cs="Times New Roman"/>
      <w:sz w:val="28"/>
      <w:szCs w:val="20"/>
      <w:lang w:eastAsia="x-none"/>
    </w:rPr>
  </w:style>
  <w:style w:type="character" w:styleId="Nmerodepgina">
    <w:name w:val="page number"/>
    <w:uiPriority w:val="99"/>
    <w:rsid w:val="00FB0DB9"/>
  </w:style>
  <w:style w:type="paragraph" w:styleId="Textoindependiente">
    <w:name w:val="Body Text"/>
    <w:aliases w:val="s1"/>
    <w:basedOn w:val="Normal"/>
    <w:link w:val="TextoindependienteCar"/>
    <w:rsid w:val="00FB0DB9"/>
    <w:pPr>
      <w:spacing w:after="120"/>
    </w:pPr>
    <w:rPr>
      <w:sz w:val="20"/>
      <w:szCs w:val="20"/>
      <w:lang w:eastAsia="x-none"/>
    </w:rPr>
  </w:style>
  <w:style w:type="character" w:customStyle="1" w:styleId="TextoindependienteCar">
    <w:name w:val="Texto independiente Car"/>
    <w:aliases w:val="s1 Car"/>
    <w:basedOn w:val="Fuentedeprrafopredeter"/>
    <w:link w:val="Textoindependiente"/>
    <w:rsid w:val="00FB0DB9"/>
    <w:rPr>
      <w:rFonts w:ascii="Times New Roman" w:eastAsia="Arial Unicode MS" w:hAnsi="Times New Roman" w:cs="Times New Roman"/>
      <w:kern w:val="1"/>
      <w:sz w:val="20"/>
      <w:szCs w:val="20"/>
      <w:lang w:val="es-MX" w:eastAsia="x-none"/>
    </w:rPr>
  </w:style>
  <w:style w:type="paragraph" w:styleId="Piedepgina">
    <w:name w:val="footer"/>
    <w:basedOn w:val="Normal"/>
    <w:link w:val="PiedepginaCar"/>
    <w:rsid w:val="00FB0DB9"/>
    <w:pPr>
      <w:suppressLineNumbers/>
      <w:tabs>
        <w:tab w:val="center" w:pos="4039"/>
        <w:tab w:val="right" w:pos="8079"/>
      </w:tabs>
    </w:pPr>
    <w:rPr>
      <w:sz w:val="20"/>
      <w:szCs w:val="20"/>
      <w:lang w:eastAsia="x-none"/>
    </w:rPr>
  </w:style>
  <w:style w:type="character" w:customStyle="1" w:styleId="PiedepginaCar">
    <w:name w:val="Pie de página Car"/>
    <w:basedOn w:val="Fuentedeprrafopredeter"/>
    <w:link w:val="Piedepgina"/>
    <w:rsid w:val="00FB0DB9"/>
    <w:rPr>
      <w:rFonts w:ascii="Times New Roman" w:eastAsia="Arial Unicode MS" w:hAnsi="Times New Roman" w:cs="Times New Roman"/>
      <w:kern w:val="1"/>
      <w:sz w:val="20"/>
      <w:szCs w:val="20"/>
      <w:lang w:val="es-MX" w:eastAsia="x-none"/>
    </w:rPr>
  </w:style>
  <w:style w:type="paragraph" w:styleId="Encabezado">
    <w:name w:val="header"/>
    <w:basedOn w:val="Normal"/>
    <w:link w:val="EncabezadoCar"/>
    <w:uiPriority w:val="99"/>
    <w:unhideWhenUsed/>
    <w:rsid w:val="00FB0DB9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0DB9"/>
    <w:rPr>
      <w:rFonts w:ascii="Times New Roman" w:eastAsia="Arial Unicode MS" w:hAnsi="Times New Roman" w:cs="Times New Roman"/>
      <w:kern w:val="1"/>
      <w:lang w:val="es-MX"/>
    </w:rPr>
  </w:style>
  <w:style w:type="paragraph" w:styleId="Prrafodelista">
    <w:name w:val="List Paragraph"/>
    <w:basedOn w:val="Normal"/>
    <w:uiPriority w:val="34"/>
    <w:qFormat/>
    <w:rsid w:val="00057CE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14D5B"/>
  </w:style>
  <w:style w:type="character" w:styleId="Refdecomentario">
    <w:name w:val="annotation reference"/>
    <w:basedOn w:val="Fuentedeprrafopredeter"/>
    <w:uiPriority w:val="99"/>
    <w:semiHidden/>
    <w:unhideWhenUsed/>
    <w:rsid w:val="00756F4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56F4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56F40"/>
    <w:rPr>
      <w:rFonts w:ascii="Times New Roman" w:eastAsia="Arial Unicode MS" w:hAnsi="Times New Roman" w:cs="Times New Roman"/>
      <w:kern w:val="1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56F4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56F40"/>
    <w:rPr>
      <w:rFonts w:ascii="Times New Roman" w:eastAsia="Arial Unicode MS" w:hAnsi="Times New Roman" w:cs="Times New Roman"/>
      <w:b/>
      <w:bCs/>
      <w:kern w:val="1"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B4588C"/>
    <w:rPr>
      <w:rFonts w:ascii="Times New Roman" w:eastAsia="Arial Unicode MS" w:hAnsi="Times New Roman" w:cs="Times New Roman"/>
      <w:kern w:val="1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8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1763</Words>
  <Characters>9699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OMG</Company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Natachú Domínguez</dc:creator>
  <cp:keywords/>
  <dc:description/>
  <cp:lastModifiedBy>frayni@awl.com.do</cp:lastModifiedBy>
  <cp:revision>4</cp:revision>
  <dcterms:created xsi:type="dcterms:W3CDTF">2026-03-06T23:21:00Z</dcterms:created>
  <dcterms:modified xsi:type="dcterms:W3CDTF">2026-03-20T22:37:00Z</dcterms:modified>
</cp:coreProperties>
</file>