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CONTRATO DE TELETRABAJO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De una parte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EMPLOYER LEGAL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[“IF EMPLOYER IS COMPANY: “sociedad constituida de conformidad con las leyes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jurisdiction]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inscrita en el Registro Nacional de Contribuyentes (RNC) bajo el número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RNC]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y Registro Mercantil número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mercantile registry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social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debidamente representada por su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representative title]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REPRESENTATIVE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representative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titular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representative ID type: “de la Cédula de Identidad y Electoral” or “del pasaporte”]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representative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representative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razón social” /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IF EMPLOYER IS INDIVIDUAL: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“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marital status: “casado(a)” or “soltero(a)”]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occupation]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titular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ID type: “de la Cédula de Identidad y Electoral” or “del pasaporte”]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employer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persona”], que en lo adelante será denominada como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"EL EMPLEADOR"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y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De otra parte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EMPLOYEE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employee nationality]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mayor de edad,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employee marital status: "casado(a)" / "soltero(a)"]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employee occupation]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titular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employee ID type: "de la Cédula de Identidad y Electoral" / "del pasaporte"]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no.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employee ID number]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domicilio y residencia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employee full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República Dominicana; quien en lo adelante se denominará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"EL TRABAJADOR"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Cuando se haga referencia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 forma conjunta, ambos se denominarán como “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".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PREÁMBULO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POR CUANTO (I):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requiere los servicios de una persona que pueda desempeñar las funciones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position title]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de manera remota.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declara tener la capacidad, disposición e interés en ofrecer los servicios requeridos por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POR CUANTO (II):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desean documentar las reglas y condiciones de su relación laboral bajo modalidad de teletrabajo, y a tal fin, suscriben el presente Contrato.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POR TANTO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y entendiendo que el preámbulo forma parte integral del presente Contrato,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libre y voluntariamente,</w:t>
      </w:r>
    </w:p>
    <w:p w:rsidR="00000000" w:rsidDel="00000000" w:rsidP="00000000" w:rsidRDefault="00000000" w:rsidRPr="00000000" w14:paraId="0000000F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HAN CONVENIDO Y PACTADO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PRIMERO (1º): OBJETO.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a prestar sus servicios personales bajo la modalidad de teletrabajo, a favor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en calidad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position title]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 partir del día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start date: "[day] de [month] de [year]"]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eficiencia, intensidad, ética, esmero y dedicación.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SEGUNDO (2º): OBLIGACIONES DEL EMPLEADOR. 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frente 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 dar cumplimiento a las obligaciones que se deriven del presente Contrato y las que impone el Código de Trabajo de la República Dominicana (en lo adelante, “el Código de Trabajo”).</w:t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TERCERO (3º): FUNCIONES Y RESPONSABILIDADES DEL TRABAJADOR.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tendrá, entre otras, las siguientes responsabilidades y obligaciones: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primary responsibility: "Realizar las funciones propias del cargo de [position title], incluyendo [specific duties]"]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Reportarse directamente a su supervisor inmediato y coordinar con este todas sus actividades, informándole de manera veraz y puntual sobre la realidad de su área de competencia y sobre cualquier asunto que llegue a su conocimiento que pueda comprometer los intereses y afectar las actividades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Cumplir las directrices de sus superiores y hacerlas cumplir al personal a sus órdenes, si fuere el caso;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Abstenerse de provocar daños a cualquier bien propiedad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y velar por los mejores intereses de la empresa;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Cumplir con su horario de trabajo de manera puntual, evitando faltas y tardanzas;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Cumplir con las obligaciones a su cargo indicadas en la ley, los manuales y políticas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así como las buenas prácticas del área de su competencia;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additional responsibilities if applicable: "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g)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 [Additional duty 1]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"].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CUARTO (4º): UNIDAD ORGANIZACIONAL.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estará asignado al Departamento de 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Insert Department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], reportando directamente a la posición de 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insert supervisor position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title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], quien será su supervisor inmediato.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4.1. Supervisor.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 supervisor designado podrá ser contactado a través de: 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insert supervisor contact information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: “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telephone number and email address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”]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QUINTO (5º): SALARIO Y FORMA DE PAGO.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 TRABAJADOR devengará un salario bruto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salary in words]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salary amount with currency: "RDXX,XXX.00"/"USX,XXX.00"]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payment frequency: "mensuales" / "quincenales" / "semanales"]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que será pagado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payment schedule: "en dos partidas, los días 15 y 30 de cada mes" / "cada quince (15) días" / "semanalmente, cada viernes"]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5.1. Descuentos.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Dicho salario estará sujeto a las deducciones impositivas, de seguridad social y cualesquiera otras que disponga la legislación dominicana.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5.2. Exclusión de beneficios no salariales.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Únicamente tendrán carácter salarial las sumas que constituyan retribución directa por los servicios prestados, conforme a lo establecido en el Código de Trabajo. Los beneficios ocasionales, extraordinarios o de mera liberalidad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no se considerarán salario para el cálculo de cualquier derecho, salvo que la ley disponga lo contrario.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5.3. Préstamos y adelantos salariales. 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podrá, de manera discrecional y a solicitud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otorgarle un avance de su salario o préstamo, si así lo considera procedente. En tal caso,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autoriza expresamente por esta vía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 realizar los descuentos a su salario correspondientes a las cuotas que hayan acordado para el saldo de dichos avances o préstamos, pudiendo ser aplicables a las posibles prestaciones laborales y derechos adquiridos que le pudieran corresponder en un futuro, sin necesidad de firmar ningún documento adicional.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SEXTO (6º): BENEFICIOS ADICIONALES.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Además del salario establecido,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tendrá derecho a los siguientes beneficios: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Salario de Navidad;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number of annual vacation days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 días de vacaciones pagadas anuales, y demás derechos que le correspondan bajo lo dispuesto en el Código de Trabajo; 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IF WITH ADDITIONAL BENEFITS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benefit 1: "Bono de productividad de [amount]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[frequency]"];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benefit 2: "Seguro médico privado"]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benefit 3: "Vehículo de la empresa para uso laboral"]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benefit 4: "[Other benefit]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"]. 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SÉPTIMO (7º): LUGAR DE TRABAJO.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desempeñará sus funciones bajo la modalidad de teletrabajo,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workplace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workplace city]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workplace country]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7.1. Cambio de lugar.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Cualquier cambio de lugar deberá ser previamente notificado y autorizado por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 fin de verificar que el nuevo espacio cumple con condiciones adecuadas de seguridad y conectividad.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7.2. Reuniones virtuales.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Además,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consiente libremente realizar reuniones a través de videoconferencias con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sin que en ningún caso se entienda como violación del domicilio privado.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IF APPLICABLE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7.3. Días de trabajo presencial. LAS PARTES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podrán acordar uno o varios días de trabajo presencial en las instalaciones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Dichos días serán coordinados previamente entre 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OCTAVO (8º): CONDICIONES LABORALES EN TELETRABAJO.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a cumplir las siguientes condiciones en teletrabajo: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Elegir espacios de trabajo adecuados para la actividad laboral, conforme las normas de salud y seguridad vigentes.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Cooperar para la implementación de las medidas de prevención dispuestas por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afrontar los riesgos vinculados al teletrabajo.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acceso a los diferentes entornos y sistemas informáticos de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será efectuado siempre y en todo momento bajo el control y la responsabilidad de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TRABAJADOR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siguiendo los procedimientos establecidos por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NOVENO (9º): SUPERVISIÓN. 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podrá implementar mecanismos razonables de supervisión, tales como reportes de gestión, cumplimiento de objetivos, registro de conexión en plataformas corporativas, control de tareas mediante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software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empresarial u otros medios tecnológicos idóneos.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9.1.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Respecto a intimidad.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Todos los mecanismos de supervisión se aplicarán respetando la dignidad, intimidad y privacidad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en cumplimiento de la legislación laboral vigente. Si por motivos de trabajo fuese necesaria la presencia física de representantes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en el lugar de trabajo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y este fuera su propio domicilio, se hará siempre previa notificación y consentimiento de este último. 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9.2.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Verificación de condiciones. 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podrá verificar las condiciones del lugar donde se prestará el servicio, ya sea al inicio de la relación de teletrabajo o durante su ejecución, previa coordinación con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la finalidad de comprobar condiciones mínimas de seguridad, ergonomía y conectividad. La evaluación de riesgos únicamente alcanzará la zona habilitada para la prestación de servicios, no extendiéndose al resto de zonas del lugar elegido para el desarrollo del teletrabajo.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9.3. Notificación de accidentes.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deberá notificar inmediatamente cualquier accidente ocurrido durante la jornada laboral en el lugar habilitado para el teletrabajo.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(10º): COBERTURA DE COSTOS ADICIONALES.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Los costos adicionales derivados de: 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When applicable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cost 1: "Internet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"];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b)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cost 2: “energía eléctrica”];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c)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cost 3: “compensación por uso de espacio”];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d)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cost 4: “Other cost”]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para la prestación del servicio serán asumidos por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responsible of costs: “EL EMPLEADOR” o “EL TRABAJADOR”]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En caso de estipularse compensación por gastos operativos por dichos costos a cargo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esta será de 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Insert monthly amount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in words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 ([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Insert monthly amount with currency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]) mensuales.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PRIMERO (11º): HERRAMIENTAS DE TRABAJO.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Como herramientas de trabajo,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tendrá asignados los siguientes bienes, necesarios para que pueda realizar su labor: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a)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tool 1: "Computer/Laptop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"];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b)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tool 2: “Mobile”];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c)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tool 3: “Other tools”]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11.1. Cuidado y devolución.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Las herramientas se entregan en condiciones operativas adecuadas, obligándose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 utilizarlas diligentemente y a devolverlas al término de la relación laboral o cuando le sean requeridas, de manera inmediata.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11.2. Uso de herramientas.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Se entiende que las computadoras, cuentas de correo electrónico, teléfonos móviles y cualquier otro aparato electrónico asignados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son herramientas de trabajo que deben usarse exclusivamente para propósitos laborales, y por lo tanto, la información que circule en ellos será material clasificado de propiedad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quien podrá acceder a dichos medios para constatar el contenido de los mismos. </w:t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SEGUNDO (12º): HORARIO Y JORNADA LABORAL.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tendrá un horario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work schedule: "lunes a viernes, de 9:00 a. m. a 6:00 p. m." / "[days]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de 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start time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 a 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end time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]"], con un descanso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lunch break duration: "una (1) hora"]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para el almuerzo, y deberá cumplir con el turno que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disponga conveniente, atendiendo a las necesidades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operativas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12.1. Interrupción por fuerza mayor.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Cualquier interrupción de la prestación de servicios durante la jornada laboral, por causas de fuerza mayor ajenas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deberá ser comunicada de manera inmediata por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 su supervisor, para definir el plan de acción a seguir, debiendo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colaborar en la búsqueda e implementación de soluciones para subsanar la situación en el plazo más corto posible. En caso de que la interrupción dure más de 24 horas sin resolverse, contada a partir de que le fuera comunicada,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tendrá derecho a optar por la suspensión o terminación del contrato de trabajo, sin responsabilidad, en virtud de lo dispuesto por el Código de Trabajo dominicano.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TERCERO (13º): DESCONEXIÓN DIGITAL.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tendrá derecho a la desconexión digital fuera del tiempo de trabajo establecido en el artículo DÉCIMO SEGUNDO (12º) del presente Contrato, para garantizar el tiempo de descanso efectivo y priorizar el respeto a su intimidad personal y familiar. 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CUARTO (14º): CONSENTIMIENTO PARA TRATAMIENTO DE DATOS PERSONALES.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autoriza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sus agentes designados y representantes, para que obtengan, manejen, archiven y usen la información personal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conforme a lo establecido en la Ley no. 172-13, sobre Protección de Datos de Carácter Personal de la República Dominicana. Esta autorización incluye la posibilidad de almacenar y transferir dicha información dentro y fuera de la República Dominicana, respetando los principios de confidencialidad y seguridad establecidos en la ley.</w:t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QUINTO (15º): PROPIEDAD INTELECTUAL.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Las invenciones, diseños, desarrollos intelectuales, descubrimientos, obras,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software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marcas, nombres comerciales, patentes, y cualquier otro derecho de propiedad intelectual realizados por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durante la prestación de sus servicios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EMPLEADOR,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y relacionados con el trabajo, pertenecerán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a ceder todos los derechos de propiedad intelectual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sin compensación adicional, reconociendo que dicha cesión se entiende como parte de su salario.</w:t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SEXTO (16º): CONFIDENCIALIDAD.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reconoce que toda información, diseño, proceso, método o experticia,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t xml:space="preserve">software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análisis o reportes, aparatos o equipos, planeación, investigación, operaciones, servicios, productos, prototipos, fórmulas, información y estrategias financieras, de negocios, de producción, de mercadeo, precios, ventas, clientes existentes o potenciales, proveedores, suplidores, contactos, etc., a que tuviere acceso en razón de sus labores para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constituyen información privilegiada y confidencial, protegida en tanto tal por las reglas del secreto comercial, industrial y profesional deducido de las leyes dominicanas vigentes y las mejores prácticas en el tratamiento y gestión de datos confidenciales. Queda entendido entre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que las informaciones listadas en la parte capital de este artículo son propiedad exclusiva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entendiéndose además como catálogo meramente enunciativo y, por ende, no limitativo en relación con otros datos o informaciones que, por su naturaleza y sensibilidad, puedan encajar en esta definición o en aquellas establecidas en las leyes dominicanas.</w:t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16.1. No revelación.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a no revelar o permitir que sea revelada dicha información a ningún tercero, directa o indirectamente, mientras esté vigente el presente Contrato de Trabajo y aún después de su terminación, de manera indefinida. La violación de la presente disposición podrá conllevar a la inmediata terminación del presente Contrato por despido justificado, con responsabilidad para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sin desmedro de la responsabilidad civil y penal en que pudiere incurrir. Si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tuviese dudas sobre la revelación o uso de tales informaciones privilegiadas y confidenciales, debe obtener instrucciones y autorizaciones específicas y por escrito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antes de proceder a revelarla o utilizarla.</w:t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16.2. Devolución de materiales.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Una vez terminado el presente Contrato o en cualquier momento a solicitud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a entregar un informe detallado sobre su trabajo, así como la documentación, notas y todo otro tipo de material, original o copia, relacionados con las labores prestadas y que se encontrare en su poder, comprometiéndose a no realizar o retener copias de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16.3. Protección de la imagen.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a no realizar ninguna acción o declaración frente a terceros, de manera directa o indirecta y por cualquier medio, que pueda afectar negativamente la imagen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sus filiales, directiva y vinculados, aun después de la terminación del presente Contrato.</w:t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SÉPTIMO (17º): NO COMPETENCIA Y NO INTERFERENCIA.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acuerda que, mientras esté en horario de trabajo, dedicará todo su tiempo y atención a las tareas que se les asigne. Además, acuerda que, durante la vigencia de su Contrato de Trabajo, no podrá dedicarse a ninguna actividad que directa o indirectamente compita con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o produzca conflictos de intereses, o bien compita con los derechos y obligaciones acordadas en el presente Contrato a favor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o que interfiera directa o indirectamente con la administración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y sus operaciones diarias, ni aun en su tiempo libre, debiendo informar a su supervisor de cualquier situación en la que aprecie concurrencia de intereses antes de tomar una decisión.</w:t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17.1. No utilización de contactos comerciales.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se compromete a no utilizar, directa ni indirectamente, los contactos, clientes, proveedores, aliados comerciales, proyectos u oportunidades de negocio a los que tenga acceso como resultado de su relación laboral con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para beneficio propio o de terceros vinculados a él. Asimismo, se compromete a no realizar gestiones, transacciones, acuerdos o negociaciones con dichas personas o entidades al margen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en violación de esta obligación, durante la vigencia del presente Contrato y por un período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non-compete period: ej. "seis (6) meses" / "un (1) año"]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posteriores a la terminación de la relación laboral, sin importar la causa de dicha terminación. El incumplimiento de esta cláusula dará lugar a la obligación de indemnizar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por los daños y perjuicios que tal violación le pudieran ocasionar, sin perjuicio de las demás acciones legales que correspondan.</w:t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OCTAVO (18º): DURACIÓN Y TERMINACIÓN DEL CONTRATO.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Este Contrato se realiza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contract duration: "por tiempo indefinido" / "por tiempo definido de [duration]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contado a partir de la fecha de inicio" / "para obra o servicio determinado"]. Asimismo,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declaran y reconocen que este podrá finalizar por cualquiera de las causas y formas previstas en el Código de Trabajo de la República Dominicana y su normativa complementaria.</w:t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DÉCIMO NOVENO (19º): MODIFICACIONES. EL TRABAJADOR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acepta que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podrá implementar modificaciones a sus condiciones laborales, en ejercicio de su poder subordinante, tales como turnos y jornadas de trabajo, el lugar de prestación del servicio, el cargo u oficio o funciones, siempre y cuando estas no impliquen una desmejora sustancial de las condiciones de trabajo y se hagan conforme a la normativa laboral vigente en ese momento.</w:t>
      </w:r>
    </w:p>
    <w:p w:rsidR="00000000" w:rsidDel="00000000" w:rsidP="00000000" w:rsidRDefault="00000000" w:rsidRPr="00000000" w14:paraId="00000051">
      <w:pPr>
        <w:tabs>
          <w:tab w:val="left" w:leader="none" w:pos="426"/>
          <w:tab w:val="left" w:leader="none" w:pos="567"/>
        </w:tabs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426"/>
          <w:tab w:val="left" w:leader="none" w:pos="567"/>
        </w:tabs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VIGÉSIMO (20º): REVERSIBILIDAD. LAS PARTES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acuerdan que la modalidad de teletrabajo podrá ser modificada o revertida a trabajo presencial, previo acuerdo entre ellas o por decisión justificada de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EL EMPLEADOR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notificación previa escrita de 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Insert notice period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] días, salvo causa justificada que amerite un plazo menor. La reversibilidad se formalizará por escrito, mediante adenda al presente Contrato.</w:t>
      </w:r>
    </w:p>
    <w:p w:rsidR="00000000" w:rsidDel="00000000" w:rsidP="00000000" w:rsidRDefault="00000000" w:rsidRPr="00000000" w14:paraId="00000053">
      <w:pPr>
        <w:tabs>
          <w:tab w:val="left" w:leader="none" w:pos="426"/>
          <w:tab w:val="left" w:leader="none" w:pos="567"/>
        </w:tabs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426"/>
          <w:tab w:val="left" w:leader="none" w:pos="567"/>
        </w:tabs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VIGÉSIMO PRIMERO (21º): LEY APLICABLE Y SOLUCIÓN DE CONFLICTOS.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 presente Contrato se regirá por las leyes de la República Dominicana.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procurarán resolver de forma amigable todo diferendo que surja entre ellas, y en caso de no arribar a un acuerdo, su conflicto será competencia de los tribunales laborales de la República Dominicana.</w:t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VIGÉSIMO SEGUNDO (22º): DOMICILIO Y NOTIFICACIONES.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Para los fines de este Contrato,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eligen domicilio en los indicados al inicio del presente documento.</w:t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22.1. Notificaciones.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Todas las notificaciones relacionadas con este Contrato deberán ser realizadas por escrito y dirigidas a las direcciones indicadas, o mediante acto de alguacil, o cualquier otro medio que garantice la recepción efectiva de la comunicación. Cualquier cambio de domicilio deberá ser notificado por escrito a la otra Parte dentro de los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notification period: ej. "cinco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(5)"]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días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hábiles siguientes al cambio.</w:t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VIGÉSIMO TERCERO (23º): CONTRATO INTEGRAL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Este Contrato y sus anexos, si los hubiere, constituyen el acuerdo completo entre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LAS PARTES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respecto a su objeto, y sustituyen y dejan sin efecto cualesquiera acuerdos, negociaciones, representaciones o compromisos anteriores, verbales o escritos, que puedan existir entre estas.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HECHO Y FIRMADO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 buena fe,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number of originals: "tres (3)"]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ejemplares originales de un mismo tenor y efectos, en la ciudad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city]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province]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República Dominicana, el día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day letters]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day numbers]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 del mes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month letters]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year letters]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year numbers]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IF EMPLOYER IS INDIVIDUAL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: “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EMPLOYER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” / IF COMPANY: “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EMPLOYER REPRESENTATIVE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  <w:t xml:space="preserve">Por sí y en representación de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EMPLOYER LEGAL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”]</w:t>
      </w:r>
    </w:p>
    <w:p w:rsidR="00000000" w:rsidDel="00000000" w:rsidP="00000000" w:rsidRDefault="00000000" w:rsidRPr="00000000" w14:paraId="0000005F">
      <w:pPr>
        <w:spacing w:after="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 EMPLEADOR</w:t>
      </w:r>
    </w:p>
    <w:p w:rsidR="00000000" w:rsidDel="00000000" w:rsidP="00000000" w:rsidRDefault="00000000" w:rsidRPr="00000000" w14:paraId="00000060">
      <w:pPr>
        <w:spacing w:after="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62">
      <w:pPr>
        <w:spacing w:after="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EMPLOYEE FULL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EL TRABAJADOR</w:t>
      </w:r>
    </w:p>
    <w:p w:rsidR="00000000" w:rsidDel="00000000" w:rsidP="00000000" w:rsidRDefault="00000000" w:rsidRPr="00000000" w14:paraId="00000064">
      <w:pPr>
        <w:spacing w:after="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Yo,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_____________________________________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Abogado Notario Público de los del Número para el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notary jurisdiction]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portador de la Matrícula del Colegio Dominicano de Notarios Públicos, Inc. 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__________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con estudio profesional abierto en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notary office address]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CERTIFICO Y DOY FE: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que las firmas que anteceden fueron puestas ante mí, por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EMPLOYER OR EMPLOYER REPRESENTATIVE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highlight w:val="yellow"/>
          <w:rtl w:val="0"/>
        </w:rPr>
        <w:t xml:space="preserve">[INSERT EMPLOYEE FULL NAME]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quienes declaran que esas son las firmas que acostumbran a usar en todos los actos, tanto públicos como privados, por lo que se les puede dar entera fe y crédito. En la ciudad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city]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province]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República Dominicana, el día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day letters]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day numbers]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 del mes de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month letters]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del año 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year letters]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Poppins" w:cs="Poppins" w:eastAsia="Poppins" w:hAnsi="Poppins"/>
          <w:sz w:val="20"/>
          <w:szCs w:val="20"/>
          <w:highlight w:val="yellow"/>
          <w:rtl w:val="0"/>
        </w:rPr>
        <w:t xml:space="preserve">[Insert signing year numbers]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center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Notario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1198.999999999998" w:type="dxa"/>
        <w:jc w:val="left"/>
        <w:tblInd w:w="-1284.0" w:type="dxa"/>
        <w:tblLayout w:type="fixed"/>
        <w:tblLook w:val="0400"/>
      </w:tblPr>
      <w:tblGrid>
        <w:gridCol w:w="514"/>
        <w:gridCol w:w="3343"/>
        <w:gridCol w:w="2801"/>
        <w:gridCol w:w="2749"/>
        <w:gridCol w:w="1792"/>
        <w:tblGridChange w:id="0">
          <w:tblGrid>
            <w:gridCol w:w="514"/>
            <w:gridCol w:w="3343"/>
            <w:gridCol w:w="2801"/>
            <w:gridCol w:w="2749"/>
            <w:gridCol w:w="17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both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both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both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both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Ejemplo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both"/>
              <w:rPr>
                <w:rFonts w:ascii="Poppins" w:cs="Poppins" w:eastAsia="Poppins" w:hAnsi="Poppi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LEGAL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legal del empleador.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"ABC Consultores, S.R.L."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[IF EMPLOYER IS COMPANY: "..."] / [IF EMPLOYER IS INDIVIDUAL: "..."]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Toggle para tipo de empleador (empresa o persona natural).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"Sí empresa"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Toggle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jurisdiction]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Jurisdicción legal del empleador (si 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"República Dominicana"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empresa)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RNC]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RNC del empleador.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"1-30-1234567-8"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mercantile registry number]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No. Registro Mercantil (si 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"123456SD"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empresa)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full address]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Domicilio completo del empleador.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"Calle XYZ #123, Santo Domingo"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representative title]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Cargo del representante (si 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"Gerente General"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empresa)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REPRESENTATIVE FULL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completo representante (si 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"Juan Pérez Gómez"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empresa)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representative nationality]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Nacionalidad representante.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"dominicano"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empresa)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representative marital status: "casado(a)" or "soltero(a)"]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Estado civil representante.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"casado(a)"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Dropdown/Text (si empresa)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representative ID type: "de la cédula..." or "del pasaporte"]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Tipo ID representante.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"de la Cédula de Identidad y Electoral"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Dropdown/Text (si empresa)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representative ID number]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No. ID representante.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"001-1234567-8"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empresa)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representative address]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Dirección representante.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"Santo Domingo, DN"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empresa)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nationality]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Nacionalidad empleador (si individual).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"dominicana"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individual)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marital status: "casado(a)" or "soltero(a)"]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Estado civil empleador (si individual).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"soltero(a)"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Dropdown/Text (si individual)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occupation]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Ocupación empleador (si individual).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"empresario"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individual)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ID type: "de la cédula..." or "del pasaporte"]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Tipo ID empleador (si individual).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"de la cédula..."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Dropdown/Text (si individual)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ID number]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No. ID empleador (si individual).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"001-7654321-0"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(si individual)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FULL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completo del empleado.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"María López Rodríguez"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nationality]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Nacionalidad empleado.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"dominicana"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marital status: "casado(a)" / "soltero(a)"]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Estado civil empleado.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"casado(a)"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Dropdown/Text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occupation]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Ocupación / profesión empleado.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"asistente administrativa"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ID type: "de la cédula..." / "del pasaporte"]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Tipo ID empleado.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"de la Cédula de Identidad y Electoral"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Dropdown/Text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ID number]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No. ID empleado.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"001-2345678-9"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full address]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Dirección completa empleado.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"Av. ABC #456, Santo Domingo Este"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position title]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Cargo / posición del empleado.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"Asistente Legal"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sdt>
        <w:sdtPr>
          <w:id w:val="2044053285"/>
          <w:tag w:val="goog_rdk_1"/>
        </w:sdtPr>
        <w:sdtContent>
          <w:tr>
            <w:trPr>
              <w:cantSplit w:val="0"/>
              <w:tblHeader w:val="0"/>
              <w:del w:author="frayni@awl.com.do" w:id="0" w:date="2026-03-20T16:58:00Z"/>
            </w:trPr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-1529842182"/>
                  <w:tag w:val="goog_rdk_3"/>
                </w:sdtPr>
                <w:sdtContent>
                  <w:p w:rsidR="00000000" w:rsidDel="00000000" w:rsidP="00000000" w:rsidRDefault="00000000" w:rsidRPr="00000000" w14:paraId="000000F1">
                    <w:pPr>
                      <w:spacing w:after="0" w:lineRule="auto"/>
                      <w:jc w:val="both"/>
                      <w:rPr>
                        <w:del w:author="frayni@awl.com.do" w:id="0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1215008409"/>
                        <w:tag w:val="goog_rdk_2"/>
                      </w:sdtPr>
                      <w:sdtContent>
                        <w:del w:author="frayni@awl.com.do" w:id="0" w:date="2026-03-20T16:58:00Z">
                          <w:r w:rsidDel="00000000" w:rsidR="00000000" w:rsidRPr="00000000">
                            <w:rPr>
                              <w:rFonts w:ascii="Poppins" w:cs="Poppins" w:eastAsia="Poppins" w:hAnsi="Poppins"/>
                              <w:sz w:val="20"/>
                              <w:szCs w:val="20"/>
                              <w:rtl w:val="0"/>
                            </w:rPr>
                            <w:delText xml:space="preserve">27</w:delText>
                          </w:r>
                        </w:del>
                      </w:sdtContent>
                    </w:sdt>
                  </w:p>
                </w:sdtContent>
              </w:sdt>
            </w:tc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274687397"/>
                  <w:tag w:val="goog_rdk_5"/>
                </w:sdtPr>
                <w:sdtContent>
                  <w:p w:rsidR="00000000" w:rsidDel="00000000" w:rsidP="00000000" w:rsidRDefault="00000000" w:rsidRPr="00000000" w14:paraId="000000F2">
                    <w:pPr>
                      <w:spacing w:after="0" w:lineRule="auto"/>
                      <w:jc w:val="both"/>
                      <w:rPr>
                        <w:del w:author="frayni@awl.com.do" w:id="0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2073374369"/>
                        <w:tag w:val="goog_rdk_4"/>
                      </w:sdtPr>
                      <w:sdtContent>
                        <w:del w:author="frayni@awl.com.do" w:id="0" w:date="2026-03-20T16:58:00Z">
                          <w:r w:rsidDel="00000000" w:rsidR="00000000" w:rsidRPr="00000000">
                            <w:rPr>
                              <w:rFonts w:ascii="Poppins" w:cs="Poppins" w:eastAsia="Poppins" w:hAnsi="Poppins"/>
                              <w:sz w:val="20"/>
                              <w:szCs w:val="20"/>
                              <w:rtl w:val="0"/>
                            </w:rPr>
                            <w:delText xml:space="preserve">[[Insert position title]]</w:delText>
                          </w:r>
                        </w:del>
                      </w:sdtContent>
                    </w:sdt>
                  </w:p>
                </w:sdtContent>
              </w:sdt>
            </w:tc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518157746"/>
                  <w:tag w:val="goog_rdk_7"/>
                </w:sdtPr>
                <w:sdtContent>
                  <w:p w:rsidR="00000000" w:rsidDel="00000000" w:rsidP="00000000" w:rsidRDefault="00000000" w:rsidRPr="00000000" w14:paraId="000000F3">
                    <w:pPr>
                      <w:spacing w:after="0" w:lineRule="auto"/>
                      <w:jc w:val="both"/>
                      <w:rPr>
                        <w:del w:author="frayni@awl.com.do" w:id="0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1888393097"/>
                        <w:tag w:val="goog_rdk_6"/>
                      </w:sdtPr>
                      <w:sdtContent>
                        <w:del w:author="frayni@awl.com.do" w:id="0" w:date="2026-03-20T16:58:00Z">
                          <w:r w:rsidDel="00000000" w:rsidR="00000000" w:rsidRPr="00000000">
                            <w:rPr>
                              <w:rFonts w:ascii="Poppins" w:cs="Poppins" w:eastAsia="Poppins" w:hAnsi="Poppins"/>
                              <w:sz w:val="20"/>
                              <w:szCs w:val="20"/>
                              <w:rtl w:val="0"/>
                            </w:rPr>
                            <w:delText xml:space="preserve">Cargo / posición del empleado.</w:delText>
                          </w:r>
                        </w:del>
                      </w:sdtContent>
                    </w:sdt>
                  </w:p>
                </w:sdtContent>
              </w:sdt>
            </w:tc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85267467"/>
                  <w:tag w:val="goog_rdk_9"/>
                </w:sdtPr>
                <w:sdtContent>
                  <w:p w:rsidR="00000000" w:rsidDel="00000000" w:rsidP="00000000" w:rsidRDefault="00000000" w:rsidRPr="00000000" w14:paraId="000000F4">
                    <w:pPr>
                      <w:spacing w:after="0" w:lineRule="auto"/>
                      <w:jc w:val="both"/>
                      <w:rPr>
                        <w:del w:author="frayni@awl.com.do" w:id="0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-1768053806"/>
                        <w:tag w:val="goog_rdk_8"/>
                      </w:sdtPr>
                      <w:sdtContent>
                        <w:del w:author="frayni@awl.com.do" w:id="0" w:date="2026-03-20T16:58:00Z">
                          <w:r w:rsidDel="00000000" w:rsidR="00000000" w:rsidRPr="00000000">
                            <w:rPr>
                              <w:rFonts w:ascii="Poppins" w:cs="Poppins" w:eastAsia="Poppins" w:hAnsi="Poppins"/>
                              <w:sz w:val="20"/>
                              <w:szCs w:val="20"/>
                              <w:rtl w:val="0"/>
                            </w:rPr>
                            <w:delText xml:space="preserve">"Asistente Legal"</w:delText>
                          </w:r>
                        </w:del>
                      </w:sdtContent>
                    </w:sdt>
                  </w:p>
                </w:sdtContent>
              </w:sdt>
            </w:tc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324320771"/>
                  <w:tag w:val="goog_rdk_11"/>
                </w:sdtPr>
                <w:sdtContent>
                  <w:p w:rsidR="00000000" w:rsidDel="00000000" w:rsidP="00000000" w:rsidRDefault="00000000" w:rsidRPr="00000000" w14:paraId="000000F5">
                    <w:pPr>
                      <w:spacing w:after="0" w:lineRule="auto"/>
                      <w:jc w:val="both"/>
                      <w:rPr>
                        <w:del w:author="frayni@awl.com.do" w:id="0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382798945"/>
                        <w:tag w:val="goog_rdk_10"/>
                      </w:sdtPr>
                      <w:sdtContent>
                        <w:del w:author="frayni@awl.com.do" w:id="0" w:date="2026-03-20T16:58:00Z">
                          <w:r w:rsidDel="00000000" w:rsidR="00000000" w:rsidRPr="00000000">
                            <w:rPr>
                              <w:rFonts w:ascii="Poppins" w:cs="Poppins" w:eastAsia="Poppins" w:hAnsi="Poppins"/>
                              <w:sz w:val="20"/>
                              <w:szCs w:val="20"/>
                              <w:rtl w:val="0"/>
                            </w:rPr>
                            <w:delText xml:space="preserve">Text</w:delText>
                          </w:r>
                        </w:del>
                      </w:sdtContent>
                    </w:sdt>
                  </w:p>
                </w:sdtContent>
              </w:sdt>
            </w:tc>
          </w:tr>
        </w:sdtContent>
      </w:sdt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start date: "[day] de [month] de [year]"]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Fecha de inicio efectivo.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"15 de marzo de 2026"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Date/Text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primary responsibility: "Realizar las funciones..."]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Responsabilidad principal (a).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"Gestionar agenda y correspondencia"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Textarea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additional responsibilities if applicable: "**h)** ..."]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Responsabilidades adicionales (h, i...).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h)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Redactar documentos;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i)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Archivar"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Textarea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Department]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Departamento al que el Trabajador está asignado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“Departamento de Tecnología”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Supervisor position title]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Posición que supervisa al Trabajador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“Gerente de Tecnología”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Supervisor contact information]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Información de contacto del Supervisor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“teléfono 809-222-2222; correo electrónico prueba@prueba.com”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salary in words]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Salario en letras.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"veinticinco mil pesos"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salary amount with currency: "RD$X,XXX.00"/"US$X,XXX.00"]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Salario en números y moneda.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"RD$25,000.00"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payment frequency: "mensuales" / "quincenales" / ...]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Frecuencia pago.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"mensuales"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Dropdown/Text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payment schedule: "en dos partidas..." / ...]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Calendario de pago.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"días 15 y 30 de cada mes"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number of annual vacation days]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Días de vacaciones pagadas anuales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“14”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[IF WITH ADDITIONAL BENEFITS: "..."]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Activar beneficios extras.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"Sí"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Toggle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benefit 1: "Bono de productividad..."]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Beneficio adicional 1.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"Bono anual RD$10,000"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benefit 2: "Seguro médico privado"]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Beneficio adicional 2.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"Seguro médico"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benefit 3: "Vehículo..."]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Beneficio adicional 3.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"Vehículo"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benefit 4: "[Other benefit]"]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Beneficio adicional 4.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"Días personales"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workplace address]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Dirección principal lugar de trabajo.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"Calle Principal #100"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workplace city]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Ciudad del lugar de trabajo.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"Santo Domingo de Guzmán"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workplace province]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Provincia del lugar de trabajo.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"Distrito Nacional"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sdt>
        <w:sdtPr>
          <w:id w:val="1368402523"/>
          <w:tag w:val="goog_rdk_13"/>
        </w:sdtPr>
        <w:sdtContent>
          <w:tr>
            <w:trPr>
              <w:cantSplit w:val="0"/>
              <w:tblHeader w:val="0"/>
              <w:ins w:author="frayni@awl.com.do" w:id="1" w:date="2026-03-20T16:58:00Z"/>
            </w:trPr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524767252"/>
                  <w:tag w:val="goog_rdk_15"/>
                </w:sdtPr>
                <w:sdtContent>
                  <w:p w:rsidR="00000000" w:rsidDel="00000000" w:rsidP="00000000" w:rsidRDefault="00000000" w:rsidRPr="00000000" w14:paraId="00000155">
                    <w:pPr>
                      <w:spacing w:after="0" w:lineRule="auto"/>
                      <w:jc w:val="both"/>
                      <w:rPr>
                        <w:ins w:author="frayni@awl.com.do" w:id="1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-1167072595"/>
                        <w:tag w:val="goog_rdk_14"/>
                      </w:sdtPr>
                      <w:sdtContent>
                        <w:ins w:author="frayni@awl.com.do" w:id="1" w:date="2026-03-20T16:58:00Z">
                          <w:r w:rsidDel="00000000" w:rsidR="00000000" w:rsidRPr="00000000">
                            <w:rPr>
                              <w:rtl w:val="0"/>
                            </w:rPr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2049019929"/>
                  <w:tag w:val="goog_rdk_17"/>
                </w:sdtPr>
                <w:sdtContent>
                  <w:p w:rsidR="00000000" w:rsidDel="00000000" w:rsidP="00000000" w:rsidRDefault="00000000" w:rsidRPr="00000000" w14:paraId="00000156">
                    <w:pPr>
                      <w:spacing w:after="0" w:lineRule="auto"/>
                      <w:jc w:val="both"/>
                      <w:rPr>
                        <w:ins w:author="frayni@awl.com.do" w:id="1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-880844988"/>
                        <w:tag w:val="goog_rdk_16"/>
                      </w:sdtPr>
                      <w:sdtContent>
                        <w:ins w:author="frayni@awl.com.do" w:id="1" w:date="2026-03-20T16:58:00Z">
                          <w:r w:rsidDel="00000000" w:rsidR="00000000" w:rsidRPr="00000000">
                            <w:rPr>
                              <w:rFonts w:ascii="Poppins" w:cs="Poppins" w:eastAsia="Poppins" w:hAnsi="Poppins"/>
                              <w:sz w:val="20"/>
                              <w:szCs w:val="20"/>
                              <w:rtl w:val="0"/>
                            </w:rPr>
                            <w:t xml:space="preserve">[Insert workplace country]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659053100"/>
                  <w:tag w:val="goog_rdk_19"/>
                </w:sdtPr>
                <w:sdtContent>
                  <w:p w:rsidR="00000000" w:rsidDel="00000000" w:rsidP="00000000" w:rsidRDefault="00000000" w:rsidRPr="00000000" w14:paraId="00000157">
                    <w:pPr>
                      <w:spacing w:after="0" w:lineRule="auto"/>
                      <w:jc w:val="both"/>
                      <w:rPr>
                        <w:ins w:author="frayni@awl.com.do" w:id="1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-1923988370"/>
                        <w:tag w:val="goog_rdk_18"/>
                      </w:sdtPr>
                      <w:sdtContent>
                        <w:ins w:author="frayni@awl.com.do" w:id="1" w:date="2026-03-20T16:58:00Z">
                          <w:r w:rsidDel="00000000" w:rsidR="00000000" w:rsidRPr="00000000">
                            <w:rPr>
                              <w:rFonts w:ascii="Poppins" w:cs="Poppins" w:eastAsia="Poppins" w:hAnsi="Poppins"/>
                              <w:sz w:val="20"/>
                              <w:szCs w:val="20"/>
                              <w:rtl w:val="0"/>
                            </w:rPr>
                            <w:t xml:space="preserve">País del lugar de trabajo.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560243051"/>
                  <w:tag w:val="goog_rdk_21"/>
                </w:sdtPr>
                <w:sdtContent>
                  <w:p w:rsidR="00000000" w:rsidDel="00000000" w:rsidP="00000000" w:rsidRDefault="00000000" w:rsidRPr="00000000" w14:paraId="00000158">
                    <w:pPr>
                      <w:spacing w:after="0" w:lineRule="auto"/>
                      <w:jc w:val="both"/>
                      <w:rPr>
                        <w:ins w:author="frayni@awl.com.do" w:id="1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-1187907180"/>
                        <w:tag w:val="goog_rdk_20"/>
                      </w:sdtPr>
                      <w:sdtContent>
                        <w:ins w:author="frayni@awl.com.do" w:id="1" w:date="2026-03-20T16:58:00Z">
                          <w:r w:rsidDel="00000000" w:rsidR="00000000" w:rsidRPr="00000000">
                            <w:rPr>
                              <w:rFonts w:ascii="Poppins" w:cs="Poppins" w:eastAsia="Poppins" w:hAnsi="Poppins"/>
                              <w:sz w:val="20"/>
                              <w:szCs w:val="20"/>
                              <w:rtl w:val="0"/>
                            </w:rPr>
                            <w:t xml:space="preserve">"República Dominicana"</w:t>
                          </w:r>
                        </w:ins>
                      </w:sdtContent>
                    </w:sdt>
                  </w:p>
                </w:sdtContent>
              </w:sdt>
            </w:tc>
            <w:tc>
              <w:tcPr>
                <w:tcBorders>
                  <w:top w:color="dddddd" w:space="0" w:sz="6" w:val="single"/>
                  <w:left w:color="dddddd" w:space="0" w:sz="6" w:val="single"/>
                  <w:bottom w:color="dddddd" w:space="0" w:sz="6" w:val="single"/>
                  <w:right w:color="dddddd" w:space="0" w:sz="6" w:val="single"/>
                </w:tcBorders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  <w:sdt>
                <w:sdtPr>
                  <w:id w:val="877457612"/>
                  <w:tag w:val="goog_rdk_23"/>
                </w:sdtPr>
                <w:sdtContent>
                  <w:p w:rsidR="00000000" w:rsidDel="00000000" w:rsidP="00000000" w:rsidRDefault="00000000" w:rsidRPr="00000000" w14:paraId="00000159">
                    <w:pPr>
                      <w:spacing w:after="0" w:lineRule="auto"/>
                      <w:jc w:val="both"/>
                      <w:rPr>
                        <w:ins w:author="frayni@awl.com.do" w:id="1" w:date="2026-03-20T16:58:00Z"/>
                        <w:rFonts w:ascii="Poppins" w:cs="Poppins" w:eastAsia="Poppins" w:hAnsi="Poppins"/>
                        <w:sz w:val="20"/>
                        <w:szCs w:val="20"/>
                      </w:rPr>
                    </w:pPr>
                    <w:sdt>
                      <w:sdtPr>
                        <w:id w:val="-534094142"/>
                        <w:tag w:val="goog_rdk_22"/>
                      </w:sdtPr>
                      <w:sdtContent>
                        <w:ins w:author="frayni@awl.com.do" w:id="1" w:date="2026-03-20T16:58:00Z">
                          <w:r w:rsidDel="00000000" w:rsidR="00000000" w:rsidRPr="00000000">
                            <w:rPr>
                              <w:rFonts w:ascii="Poppins" w:cs="Poppins" w:eastAsia="Poppins" w:hAnsi="Poppins"/>
                              <w:sz w:val="20"/>
                              <w:szCs w:val="20"/>
                              <w:rtl w:val="0"/>
                            </w:rPr>
                            <w:t xml:space="preserve">Text</w:t>
                          </w:r>
                        </w:ins>
                      </w:sdtContent>
                    </w:sdt>
                  </w:p>
                </w:sdtContent>
              </w:sdt>
            </w:tc>
          </w:tr>
        </w:sdtContent>
      </w:sdt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[WHEN APPLICABLE: "..."]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Activar cobertura de costos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"Sí"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Toggle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cost 1: "Internet"]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Costo 1.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"Internet"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cost 2: "Energía eléctrica"]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Costo 2.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"Energía eléctrica"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cost 3: "Compensación por uso de espacio"]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Costo 3.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"Compensación por uso de espacio"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cost 4: "[Other cost]"]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Costo 4.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"Transporte"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responsible </w:t>
            </w:r>
            <w:sdt>
              <w:sdtPr>
                <w:id w:val="1512719864"/>
                <w:tag w:val="goog_rdk_24"/>
              </w:sdtPr>
              <w:sdtContent>
                <w:del w:author="frayni@awl.com.do" w:id="2" w:date="2026-03-20T16:59:00Z">
                  <w:r w:rsidDel="00000000" w:rsidR="00000000" w:rsidRPr="00000000">
                    <w:rPr>
                      <w:rFonts w:ascii="Poppins" w:cs="Poppins" w:eastAsia="Poppins" w:hAnsi="Poppins"/>
                      <w:sz w:val="20"/>
                      <w:szCs w:val="20"/>
                      <w:rtl w:val="0"/>
                    </w:rPr>
                    <w:delText xml:space="preserve">to cover</w:delText>
                  </w:r>
                </w:del>
              </w:sdtContent>
            </w:sdt>
            <w:sdt>
              <w:sdtPr>
                <w:id w:val="-1315640588"/>
                <w:tag w:val="goog_rdk_25"/>
              </w:sdtPr>
              <w:sdtContent>
                <w:ins w:author="frayni@awl.com.do" w:id="2" w:date="2026-03-20T16:59:00Z">
                  <w:r w:rsidDel="00000000" w:rsidR="00000000" w:rsidRPr="00000000">
                    <w:rPr>
                      <w:rFonts w:ascii="Poppins" w:cs="Poppins" w:eastAsia="Poppins" w:hAnsi="Poppins"/>
                      <w:sz w:val="20"/>
                      <w:szCs w:val="20"/>
                      <w:rtl w:val="0"/>
                    </w:rPr>
                    <w:t xml:space="preserve">of</w:t>
                  </w:r>
                </w:ins>
              </w:sdtContent>
            </w:sdt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costs]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Responsable de cubrir gastos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“EL EMPLEADOR” o “EL TRABAJADOR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Dropdown/Text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monthly amount]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Suma mensual por cobertura de costos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“$1,500”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[Indicate currency]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Moneda de pago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“Pesos dominicanos</w:t>
            </w:r>
            <w:sdt>
              <w:sdtPr>
                <w:id w:val="189035398"/>
                <w:tag w:val="goog_rdk_26"/>
              </w:sdtPr>
              <w:sdtContent>
                <w:ins w:author="frayni@awl.com.do" w:id="3" w:date="2026-03-20T17:01:00Z">
                  <w:r w:rsidDel="00000000" w:rsidR="00000000" w:rsidRPr="00000000">
                    <w:rPr>
                      <w:rFonts w:ascii="Poppins" w:cs="Poppins" w:eastAsia="Poppins" w:hAnsi="Poppins"/>
                      <w:sz w:val="20"/>
                      <w:szCs w:val="20"/>
                      <w:rtl w:val="0"/>
                    </w:rPr>
                    <w:t xml:space="preserve">"</w:t>
                  </w:r>
                </w:ins>
              </w:sdtContent>
            </w:sdt>
            <w:sdt>
              <w:sdtPr>
                <w:id w:val="1020719623"/>
                <w:tag w:val="goog_rdk_27"/>
              </w:sdtPr>
              <w:sdtContent>
                <w:del w:author="frayni@awl.com.do" w:id="3" w:date="2026-03-20T17:01:00Z">
                  <w:r w:rsidDel="00000000" w:rsidR="00000000" w:rsidRPr="00000000">
                    <w:rPr>
                      <w:rFonts w:ascii="Poppins" w:cs="Poppins" w:eastAsia="Poppins" w:hAnsi="Poppins"/>
                      <w:sz w:val="20"/>
                      <w:szCs w:val="20"/>
                      <w:rtl w:val="0"/>
                    </w:rPr>
                    <w:delText xml:space="preserve">’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Toggle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[IF APPLICABLE: "..."]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Activar entrega de herramientas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"Sí"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Toggle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tool 1: "Computadoras/lapto</w:t>
            </w:r>
            <w:sdt>
              <w:sdtPr>
                <w:id w:val="-1097854972"/>
                <w:tag w:val="goog_rdk_28"/>
              </w:sdtPr>
              <w:sdtContent>
                <w:ins w:author="frayni@awl.com.do" w:id="4" w:date="2026-03-20T17:01:00Z">
                  <w:r w:rsidDel="00000000" w:rsidR="00000000" w:rsidRPr="00000000">
                    <w:rPr>
                      <w:rFonts w:ascii="Poppins" w:cs="Poppins" w:eastAsia="Poppins" w:hAnsi="Poppins"/>
                      <w:sz w:val="20"/>
                      <w:szCs w:val="20"/>
                      <w:rtl w:val="0"/>
                    </w:rPr>
                    <w:t xml:space="preserve">p</w:t>
                  </w:r>
                </w:ins>
              </w:sdtContent>
            </w:sdt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Herramienta 1.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"Computadoras/laptops"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tool 2: "Teléfono móvil"]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Herramienta 2.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"Teléfono móvil"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tool 3: "Otros"]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Herramienta 3.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"Cámara"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(condicional)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work schedule: "lunes a viernes, de 9:00 a.m. a 6:00 p.m." / ...]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Horario específico.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"lunes-viernes 8am-5pm"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lunch break duration: "una (1) hora"]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Duración descanso almuerzo.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"una (1) hora"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non-compete period: ej. "seis (6) meses" / "un (1) año"]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Duración no competencia post-empleo.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"seis (6) meses"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contract duration: "por tiempo indefinido" / ...]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Tipo y duración del contrato.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"por tiempo indefinido"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Dropdown/Text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notice period: ej. "cinco (5)"]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Plazo notificación reversibilidad.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"cinco (5)"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notification period: ej. "cinco (5)"]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Plazo notificación cambio domicilio.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"cinco (5)"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number of originals: "tres (3)"]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Número de originales.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"tres (3)"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city]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Ciudad firma.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"Santo Domingo de Guzmán"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province]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Provincia firma.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"Distrito Nacional"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day letters]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Día en letras.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"quince"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day numbers]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Día en números.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"15"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Number/Text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month letters]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Mes en letras.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"marzo"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year letters]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Año en letras.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"dos mil veintiséis"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signing year numbers]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Año en números.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"2026"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Number/Text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[IF EMPLOYER IS INDIVIDUAL: "[INSERT EMPLOYER FULL NAME]" / IF COMPANY: "..."]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Firma empleador (individual/empresa).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"Empresa"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Toggle/Text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notary jurisdiction]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Jurisdicción notario.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"Distrito Nacional"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notary license number]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Matrícula notario.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"12345"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EMPLOYER OR EMPLOYER REPRESENTATIVE FULL NAME]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para certificación notarial empleador.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"Juan Pérez"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[INSERT EMPLOYEE FULL NAME] (repetido en notarial)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Nombre empleado para notario.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"María López"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jc w:val="both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1F5">
      <w:pPr>
        <w:spacing w:after="0" w:lineRule="auto"/>
        <w:jc w:val="both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s-DO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anormal"/>
    <w:uiPriority w:val="39"/>
    <w:pPr>
      <w:spacing w:after="0"/>
    </w:p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EF13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EF13D8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EF13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EF13D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EF13D8"/>
    <w:rPr>
      <w:b w:val="1"/>
      <w:bCs w:val="1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2B166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793472"/>
    <w:rPr>
      <w:rFonts w:ascii="Times New Roman" w:cs="Times New Roman" w:hAnsi="Times New Roman"/>
      <w:sz w:val="24"/>
      <w:szCs w:val="24"/>
    </w:rPr>
  </w:style>
  <w:style w:type="paragraph" w:styleId="Revisin">
    <w:name w:val="Revision"/>
    <w:hidden w:val="1"/>
    <w:uiPriority w:val="99"/>
    <w:semiHidden w:val="1"/>
    <w:rsid w:val="00034368"/>
    <w:pPr>
      <w:spacing w:after="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6jek8TihsjXIWDMOT8UToGlF+w==">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2026-03-06T23:37:00Z</dcterms:created>
  <dc:creator>html-to-docx</dc:creator>
</cp:coreProperties>
</file>